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Look w:val="04A0" w:firstRow="1" w:lastRow="0" w:firstColumn="1" w:lastColumn="0" w:noHBand="0" w:noVBand="1"/>
      </w:tblPr>
      <w:tblGrid>
        <w:gridCol w:w="2972"/>
        <w:gridCol w:w="5318"/>
      </w:tblGrid>
      <w:tr w:rsidR="0040424B" w14:paraId="248AB3FB" w14:textId="77777777" w:rsidTr="008A648A">
        <w:tc>
          <w:tcPr>
            <w:tcW w:w="2972" w:type="dxa"/>
          </w:tcPr>
          <w:p w14:paraId="600DA857" w14:textId="77777777" w:rsidR="0040424B" w:rsidRPr="000509E7" w:rsidRDefault="0040424B">
            <w:pPr>
              <w:rPr>
                <w:rFonts w:hint="eastAsia"/>
              </w:rPr>
            </w:pPr>
            <w:r w:rsidRPr="000509E7">
              <w:rPr>
                <w:rFonts w:hint="eastAsia"/>
              </w:rPr>
              <w:t>专利题目</w:t>
            </w:r>
          </w:p>
        </w:tc>
        <w:tc>
          <w:tcPr>
            <w:tcW w:w="5318" w:type="dxa"/>
          </w:tcPr>
          <w:p w14:paraId="06FFF5F0" w14:textId="154989AD" w:rsidR="0040424B" w:rsidRDefault="00C870B7">
            <w:pPr>
              <w:rPr>
                <w:rFonts w:hint="eastAsia"/>
              </w:rPr>
            </w:pPr>
            <w:r w:rsidRPr="00C870B7">
              <w:rPr>
                <w:rFonts w:hint="eastAsia"/>
              </w:rPr>
              <w:t>小模型</w:t>
            </w:r>
            <w:r w:rsidR="008109AE">
              <w:rPr>
                <w:rFonts w:hint="eastAsia"/>
              </w:rPr>
              <w:t>强化学习微调</w:t>
            </w:r>
            <w:r w:rsidRPr="00C870B7">
              <w:rPr>
                <w:rFonts w:hint="eastAsia"/>
              </w:rPr>
              <w:t>多阶段收敛方法</w:t>
            </w:r>
          </w:p>
        </w:tc>
      </w:tr>
      <w:tr w:rsidR="0040424B" w14:paraId="46342C6D" w14:textId="77777777" w:rsidTr="008A648A">
        <w:tc>
          <w:tcPr>
            <w:tcW w:w="2972" w:type="dxa"/>
          </w:tcPr>
          <w:p w14:paraId="78277C12" w14:textId="77777777" w:rsidR="0040424B" w:rsidRPr="000509E7" w:rsidRDefault="0040424B">
            <w:pPr>
              <w:rPr>
                <w:rFonts w:hint="eastAsia"/>
              </w:rPr>
            </w:pPr>
            <w:r w:rsidRPr="000509E7">
              <w:rPr>
                <w:rFonts w:hint="eastAsia"/>
              </w:rPr>
              <w:t>作者</w:t>
            </w:r>
          </w:p>
        </w:tc>
        <w:tc>
          <w:tcPr>
            <w:tcW w:w="5318" w:type="dxa"/>
          </w:tcPr>
          <w:p w14:paraId="1DCFC137" w14:textId="45F36361" w:rsidR="0040424B" w:rsidRDefault="005F10D2">
            <w:pPr>
              <w:rPr>
                <w:rFonts w:hint="eastAsia"/>
              </w:rPr>
            </w:pPr>
            <w:r>
              <w:rPr>
                <w:rFonts w:hint="eastAsia"/>
              </w:rPr>
              <w:t>孟祥言笑</w:t>
            </w:r>
          </w:p>
        </w:tc>
      </w:tr>
      <w:tr w:rsidR="0040424B" w14:paraId="6E293CFD" w14:textId="77777777" w:rsidTr="008A648A">
        <w:tc>
          <w:tcPr>
            <w:tcW w:w="2972" w:type="dxa"/>
          </w:tcPr>
          <w:p w14:paraId="5A993C72" w14:textId="77777777" w:rsidR="0040424B" w:rsidRPr="000509E7" w:rsidRDefault="0040424B">
            <w:pPr>
              <w:rPr>
                <w:rFonts w:hint="eastAsia"/>
              </w:rPr>
            </w:pPr>
            <w:r w:rsidRPr="000509E7">
              <w:rPr>
                <w:rFonts w:hint="eastAsia"/>
              </w:rPr>
              <w:t>联系方式</w:t>
            </w:r>
          </w:p>
        </w:tc>
        <w:tc>
          <w:tcPr>
            <w:tcW w:w="5318" w:type="dxa"/>
          </w:tcPr>
          <w:p w14:paraId="43B0BC01" w14:textId="281CEDF6" w:rsidR="0040424B" w:rsidRPr="00E354F3" w:rsidRDefault="005F10D2">
            <w:pPr>
              <w:rPr>
                <w:rFonts w:hint="eastAsia"/>
                <w:i/>
              </w:rPr>
            </w:pPr>
            <w:r>
              <w:rPr>
                <w:rFonts w:hint="eastAsia"/>
                <w:i/>
              </w:rPr>
              <w:t>19700722294</w:t>
            </w:r>
          </w:p>
        </w:tc>
      </w:tr>
      <w:tr w:rsidR="0040424B" w14:paraId="61DF9F53" w14:textId="77777777" w:rsidTr="008A648A">
        <w:tc>
          <w:tcPr>
            <w:tcW w:w="2972" w:type="dxa"/>
          </w:tcPr>
          <w:p w14:paraId="3F15B2D1" w14:textId="60E1C991" w:rsidR="0040424B" w:rsidRPr="000509E7" w:rsidRDefault="0040424B">
            <w:pPr>
              <w:rPr>
                <w:rFonts w:hint="eastAsia"/>
              </w:rPr>
            </w:pPr>
            <w:r w:rsidRPr="000509E7">
              <w:rPr>
                <w:rFonts w:hint="eastAsia"/>
              </w:rPr>
              <w:t>所属</w:t>
            </w:r>
            <w:r w:rsidR="007B6469">
              <w:rPr>
                <w:rFonts w:hint="eastAsia"/>
              </w:rPr>
              <w:t>技术</w:t>
            </w:r>
            <w:r w:rsidRPr="000509E7">
              <w:rPr>
                <w:rFonts w:hint="eastAsia"/>
              </w:rPr>
              <w:t>领域</w:t>
            </w:r>
          </w:p>
        </w:tc>
        <w:tc>
          <w:tcPr>
            <w:tcW w:w="5318" w:type="dxa"/>
          </w:tcPr>
          <w:p w14:paraId="3E79CDF9" w14:textId="6A04C14C" w:rsidR="0040424B" w:rsidRDefault="00AE6E19">
            <w:pPr>
              <w:rPr>
                <w:rFonts w:hint="eastAsia"/>
              </w:rPr>
            </w:pPr>
            <w:r>
              <w:rPr>
                <w:rFonts w:hint="eastAsia"/>
              </w:rPr>
              <w:t>语言模型</w:t>
            </w:r>
            <w:r w:rsidR="008109AE">
              <w:rPr>
                <w:rFonts w:hint="eastAsia"/>
              </w:rPr>
              <w:t>微调</w:t>
            </w:r>
            <w:r>
              <w:rPr>
                <w:rFonts w:hint="eastAsia"/>
              </w:rPr>
              <w:t>方法优化</w:t>
            </w:r>
          </w:p>
        </w:tc>
      </w:tr>
    </w:tbl>
    <w:p w14:paraId="5AF01322" w14:textId="6231A1A7" w:rsidR="000860DF" w:rsidRDefault="000860DF">
      <w:pPr>
        <w:rPr>
          <w:rFonts w:hint="eastAsia"/>
        </w:rPr>
      </w:pPr>
    </w:p>
    <w:p w14:paraId="25137975" w14:textId="074A96E7" w:rsidR="00AF1979" w:rsidRDefault="00C23035">
      <w:pPr>
        <w:rPr>
          <w:rFonts w:hint="eastAsia"/>
        </w:rPr>
      </w:pPr>
      <w:r>
        <w:rPr>
          <w:rFonts w:hint="eastAsia"/>
        </w:rPr>
        <w:t>本发明中涉及的</w:t>
      </w:r>
      <w:r w:rsidR="00503EAB">
        <w:rPr>
          <w:rFonts w:hint="eastAsia"/>
        </w:rPr>
        <w:t>缩略词</w:t>
      </w:r>
      <w:r w:rsidR="00AF1979">
        <w:rPr>
          <w:rFonts w:hint="eastAsia"/>
        </w:rPr>
        <w:t>：</w:t>
      </w:r>
    </w:p>
    <w:tbl>
      <w:tblPr>
        <w:tblStyle w:val="a3"/>
        <w:tblW w:w="0" w:type="auto"/>
        <w:tblLook w:val="04A0" w:firstRow="1" w:lastRow="0" w:firstColumn="1" w:lastColumn="0" w:noHBand="0" w:noVBand="1"/>
      </w:tblPr>
      <w:tblGrid>
        <w:gridCol w:w="2763"/>
        <w:gridCol w:w="2763"/>
        <w:gridCol w:w="2764"/>
      </w:tblGrid>
      <w:tr w:rsidR="00787D7E" w14:paraId="4859581D" w14:textId="77777777" w:rsidTr="00787D7E">
        <w:tc>
          <w:tcPr>
            <w:tcW w:w="2763" w:type="dxa"/>
          </w:tcPr>
          <w:p w14:paraId="1A86A4D7" w14:textId="6FD40217" w:rsidR="00787D7E" w:rsidRDefault="00787D7E">
            <w:pPr>
              <w:rPr>
                <w:rFonts w:hint="eastAsia"/>
              </w:rPr>
            </w:pPr>
            <w:r>
              <w:rPr>
                <w:rFonts w:hint="eastAsia"/>
              </w:rPr>
              <w:t>缩写</w:t>
            </w:r>
          </w:p>
        </w:tc>
        <w:tc>
          <w:tcPr>
            <w:tcW w:w="2763" w:type="dxa"/>
          </w:tcPr>
          <w:p w14:paraId="3A6E80C8" w14:textId="4BDE6366" w:rsidR="00787D7E" w:rsidRDefault="00787D7E">
            <w:pPr>
              <w:rPr>
                <w:rFonts w:hint="eastAsia"/>
              </w:rPr>
            </w:pPr>
            <w:r>
              <w:rPr>
                <w:rFonts w:hint="eastAsia"/>
              </w:rPr>
              <w:t>英文</w:t>
            </w:r>
          </w:p>
        </w:tc>
        <w:tc>
          <w:tcPr>
            <w:tcW w:w="2764" w:type="dxa"/>
          </w:tcPr>
          <w:p w14:paraId="3C4F46BB" w14:textId="7C574855" w:rsidR="00787D7E" w:rsidRDefault="00787D7E">
            <w:pPr>
              <w:rPr>
                <w:rFonts w:hint="eastAsia"/>
              </w:rPr>
            </w:pPr>
            <w:r>
              <w:rPr>
                <w:rFonts w:hint="eastAsia"/>
              </w:rPr>
              <w:t>中文</w:t>
            </w:r>
          </w:p>
        </w:tc>
      </w:tr>
      <w:tr w:rsidR="00787D7E" w14:paraId="5DFB9044" w14:textId="77777777" w:rsidTr="00787D7E">
        <w:tc>
          <w:tcPr>
            <w:tcW w:w="2763" w:type="dxa"/>
          </w:tcPr>
          <w:p w14:paraId="269624C2" w14:textId="4ABCC26B" w:rsidR="00787D7E" w:rsidRPr="00902BEE" w:rsidRDefault="002C0D7D">
            <w:pPr>
              <w:rPr>
                <w:rFonts w:hint="eastAsia"/>
                <w:iCs/>
                <w:color w:val="000000" w:themeColor="text1"/>
              </w:rPr>
            </w:pPr>
            <w:r w:rsidRPr="00902BEE">
              <w:rPr>
                <w:rFonts w:hint="eastAsia"/>
                <w:iCs/>
                <w:color w:val="000000" w:themeColor="text1"/>
              </w:rPr>
              <w:t>LLMs</w:t>
            </w:r>
          </w:p>
        </w:tc>
        <w:tc>
          <w:tcPr>
            <w:tcW w:w="2763" w:type="dxa"/>
          </w:tcPr>
          <w:p w14:paraId="690CE03E" w14:textId="0A6B2EB3" w:rsidR="00787D7E" w:rsidRPr="00902BEE" w:rsidRDefault="002C0D7D" w:rsidP="00787D7E">
            <w:pPr>
              <w:rPr>
                <w:rFonts w:hint="eastAsia"/>
                <w:iCs/>
                <w:color w:val="000000" w:themeColor="text1"/>
              </w:rPr>
            </w:pPr>
            <w:r w:rsidRPr="00902BEE">
              <w:rPr>
                <w:iCs/>
                <w:color w:val="000000" w:themeColor="text1"/>
              </w:rPr>
              <w:t>Large Language Models</w:t>
            </w:r>
          </w:p>
        </w:tc>
        <w:tc>
          <w:tcPr>
            <w:tcW w:w="2764" w:type="dxa"/>
          </w:tcPr>
          <w:p w14:paraId="2E03AC73" w14:textId="3D387AE8" w:rsidR="00787D7E" w:rsidRPr="00902BEE" w:rsidRDefault="002C0D7D">
            <w:pPr>
              <w:rPr>
                <w:rFonts w:hint="eastAsia"/>
                <w:iCs/>
                <w:color w:val="000000" w:themeColor="text1"/>
              </w:rPr>
            </w:pPr>
            <w:r w:rsidRPr="00902BEE">
              <w:rPr>
                <w:rFonts w:hint="eastAsia"/>
                <w:iCs/>
                <w:color w:val="000000" w:themeColor="text1"/>
              </w:rPr>
              <w:t>大语言模型</w:t>
            </w:r>
          </w:p>
        </w:tc>
      </w:tr>
      <w:tr w:rsidR="006004DA" w14:paraId="48D87CB7" w14:textId="77777777" w:rsidTr="00787D7E">
        <w:tc>
          <w:tcPr>
            <w:tcW w:w="2763" w:type="dxa"/>
          </w:tcPr>
          <w:p w14:paraId="6F658AA9" w14:textId="74604EA9" w:rsidR="006004DA" w:rsidRPr="00902BEE" w:rsidRDefault="002C0D7D">
            <w:pPr>
              <w:rPr>
                <w:rFonts w:hint="eastAsia"/>
                <w:iCs/>
                <w:color w:val="000000" w:themeColor="text1"/>
              </w:rPr>
            </w:pPr>
            <w:r w:rsidRPr="00902BEE">
              <w:rPr>
                <w:rFonts w:hint="eastAsia"/>
                <w:iCs/>
                <w:color w:val="000000" w:themeColor="text1"/>
              </w:rPr>
              <w:t>RLVR</w:t>
            </w:r>
          </w:p>
        </w:tc>
        <w:tc>
          <w:tcPr>
            <w:tcW w:w="2763" w:type="dxa"/>
          </w:tcPr>
          <w:p w14:paraId="25856EDB" w14:textId="5DB36C84" w:rsidR="006004DA" w:rsidRPr="00902BEE" w:rsidRDefault="002C0D7D" w:rsidP="00787D7E">
            <w:pPr>
              <w:rPr>
                <w:rFonts w:hint="eastAsia"/>
                <w:iCs/>
                <w:color w:val="000000" w:themeColor="text1"/>
              </w:rPr>
            </w:pPr>
            <w:r w:rsidRPr="00902BEE">
              <w:rPr>
                <w:rFonts w:hint="eastAsia"/>
                <w:iCs/>
                <w:color w:val="000000" w:themeColor="text1"/>
              </w:rPr>
              <w:t>Reinforcement Learning with Verifiable Rewards</w:t>
            </w:r>
          </w:p>
        </w:tc>
        <w:tc>
          <w:tcPr>
            <w:tcW w:w="2764" w:type="dxa"/>
          </w:tcPr>
          <w:p w14:paraId="0AFA8BF9" w14:textId="78790C8C" w:rsidR="006004DA" w:rsidRPr="00902BEE" w:rsidRDefault="002C0D7D">
            <w:pPr>
              <w:rPr>
                <w:rFonts w:hint="eastAsia"/>
                <w:iCs/>
                <w:color w:val="000000" w:themeColor="text1"/>
              </w:rPr>
            </w:pPr>
            <w:r w:rsidRPr="00902BEE">
              <w:rPr>
                <w:rFonts w:hint="eastAsia"/>
                <w:iCs/>
                <w:color w:val="000000" w:themeColor="text1"/>
              </w:rPr>
              <w:t>可验证奖励强化学习</w:t>
            </w:r>
          </w:p>
        </w:tc>
      </w:tr>
      <w:tr w:rsidR="006004DA" w14:paraId="66EB9E37" w14:textId="77777777" w:rsidTr="00787D7E">
        <w:tc>
          <w:tcPr>
            <w:tcW w:w="2763" w:type="dxa"/>
          </w:tcPr>
          <w:p w14:paraId="60C5B3BC" w14:textId="3100FCE2" w:rsidR="006004DA" w:rsidRPr="00902BEE" w:rsidRDefault="002C0D7D">
            <w:pPr>
              <w:rPr>
                <w:rFonts w:hint="eastAsia"/>
                <w:iCs/>
                <w:color w:val="000000" w:themeColor="text1"/>
              </w:rPr>
            </w:pPr>
            <w:r w:rsidRPr="00902BEE">
              <w:rPr>
                <w:rFonts w:hint="eastAsia"/>
                <w:iCs/>
                <w:color w:val="000000" w:themeColor="text1"/>
              </w:rPr>
              <w:t>GRPO</w:t>
            </w:r>
          </w:p>
        </w:tc>
        <w:tc>
          <w:tcPr>
            <w:tcW w:w="2763" w:type="dxa"/>
          </w:tcPr>
          <w:p w14:paraId="1B8D1575" w14:textId="3832F7D1" w:rsidR="006004DA" w:rsidRPr="00902BEE" w:rsidRDefault="002C0D7D" w:rsidP="00787D7E">
            <w:pPr>
              <w:rPr>
                <w:rFonts w:hint="eastAsia"/>
                <w:iCs/>
                <w:color w:val="000000" w:themeColor="text1"/>
              </w:rPr>
            </w:pPr>
            <w:bookmarkStart w:id="0" w:name="_Hlk202530321"/>
            <w:r w:rsidRPr="00902BEE">
              <w:rPr>
                <w:rFonts w:hint="eastAsia"/>
                <w:iCs/>
                <w:color w:val="000000" w:themeColor="text1"/>
              </w:rPr>
              <w:t>Group Relative Policy Optimization</w:t>
            </w:r>
            <w:bookmarkEnd w:id="0"/>
          </w:p>
        </w:tc>
        <w:tc>
          <w:tcPr>
            <w:tcW w:w="2764" w:type="dxa"/>
          </w:tcPr>
          <w:p w14:paraId="0E7CDB09" w14:textId="3381ECB7" w:rsidR="006004DA" w:rsidRPr="00902BEE" w:rsidRDefault="00A324D3">
            <w:pPr>
              <w:rPr>
                <w:rFonts w:hint="eastAsia"/>
                <w:iCs/>
                <w:color w:val="000000" w:themeColor="text1"/>
              </w:rPr>
            </w:pPr>
            <w:bookmarkStart w:id="1" w:name="_Hlk202530272"/>
            <w:r w:rsidRPr="00902BEE">
              <w:rPr>
                <w:rFonts w:hint="eastAsia"/>
                <w:iCs/>
                <w:color w:val="000000" w:themeColor="text1"/>
              </w:rPr>
              <w:t>组间策略相对优化</w:t>
            </w:r>
            <w:bookmarkEnd w:id="1"/>
          </w:p>
        </w:tc>
      </w:tr>
      <w:tr w:rsidR="00787D7E" w14:paraId="7E1E5325" w14:textId="77777777" w:rsidTr="00787D7E">
        <w:tc>
          <w:tcPr>
            <w:tcW w:w="2763" w:type="dxa"/>
          </w:tcPr>
          <w:p w14:paraId="43E63DD3" w14:textId="02BB7F03" w:rsidR="00787D7E" w:rsidRPr="00902BEE" w:rsidRDefault="00AC5231">
            <w:pPr>
              <w:rPr>
                <w:rFonts w:hint="eastAsia"/>
                <w:iCs/>
                <w:color w:val="000000" w:themeColor="text1"/>
              </w:rPr>
            </w:pPr>
            <w:r w:rsidRPr="00902BEE">
              <w:rPr>
                <w:rFonts w:hint="eastAsia"/>
                <w:iCs/>
                <w:color w:val="000000" w:themeColor="text1"/>
              </w:rPr>
              <w:t>DAPO</w:t>
            </w:r>
          </w:p>
        </w:tc>
        <w:tc>
          <w:tcPr>
            <w:tcW w:w="2763" w:type="dxa"/>
          </w:tcPr>
          <w:p w14:paraId="72DEA6BC" w14:textId="41D3403D" w:rsidR="00787D7E" w:rsidRPr="00902BEE" w:rsidRDefault="00AC5231" w:rsidP="00787D7E">
            <w:pPr>
              <w:rPr>
                <w:rFonts w:hint="eastAsia"/>
                <w:iCs/>
                <w:color w:val="000000" w:themeColor="text1"/>
              </w:rPr>
            </w:pPr>
            <w:bookmarkStart w:id="2" w:name="_Hlk202533780"/>
            <w:r w:rsidRPr="00902BEE">
              <w:rPr>
                <w:rFonts w:hint="eastAsia"/>
                <w:iCs/>
                <w:color w:val="000000" w:themeColor="text1"/>
              </w:rPr>
              <w:t>Decoupled</w:t>
            </w:r>
            <w:r w:rsidR="00902BEE">
              <w:rPr>
                <w:rFonts w:hint="eastAsia"/>
                <w:iCs/>
                <w:color w:val="000000" w:themeColor="text1"/>
              </w:rPr>
              <w:t xml:space="preserve"> </w:t>
            </w:r>
            <w:r w:rsidRPr="00902BEE">
              <w:rPr>
                <w:rFonts w:hint="eastAsia"/>
                <w:iCs/>
                <w:color w:val="000000" w:themeColor="text1"/>
              </w:rPr>
              <w:t xml:space="preserve">Clip and Dynamic </w:t>
            </w:r>
            <w:proofErr w:type="spellStart"/>
            <w:r w:rsidRPr="00902BEE">
              <w:rPr>
                <w:rFonts w:hint="eastAsia"/>
                <w:iCs/>
                <w:color w:val="000000" w:themeColor="text1"/>
              </w:rPr>
              <w:t>sAmpling</w:t>
            </w:r>
            <w:proofErr w:type="spellEnd"/>
            <w:r w:rsidRPr="00902BEE">
              <w:rPr>
                <w:rFonts w:hint="eastAsia"/>
                <w:iCs/>
                <w:color w:val="000000" w:themeColor="text1"/>
              </w:rPr>
              <w:t xml:space="preserve"> Policy Optimization</w:t>
            </w:r>
            <w:bookmarkEnd w:id="2"/>
          </w:p>
        </w:tc>
        <w:tc>
          <w:tcPr>
            <w:tcW w:w="2764" w:type="dxa"/>
          </w:tcPr>
          <w:p w14:paraId="62AF6764" w14:textId="24622447" w:rsidR="00787D7E" w:rsidRPr="00902BEE" w:rsidRDefault="00AC5231">
            <w:pPr>
              <w:rPr>
                <w:rFonts w:hint="eastAsia"/>
                <w:iCs/>
                <w:color w:val="000000" w:themeColor="text1"/>
              </w:rPr>
            </w:pPr>
            <w:bookmarkStart w:id="3" w:name="_Hlk202533753"/>
            <w:r w:rsidRPr="00902BEE">
              <w:rPr>
                <w:rFonts w:hint="eastAsia"/>
                <w:iCs/>
                <w:color w:val="000000" w:themeColor="text1"/>
              </w:rPr>
              <w:t>解耦裁剪和动态采样策略优化</w:t>
            </w:r>
            <w:bookmarkEnd w:id="3"/>
          </w:p>
        </w:tc>
      </w:tr>
      <w:tr w:rsidR="004C6CF1" w14:paraId="44EB300F" w14:textId="77777777" w:rsidTr="00787D7E">
        <w:tc>
          <w:tcPr>
            <w:tcW w:w="2763" w:type="dxa"/>
          </w:tcPr>
          <w:p w14:paraId="5C19478A" w14:textId="041C4A7D" w:rsidR="004C6CF1" w:rsidRPr="00902BEE" w:rsidRDefault="004C6CF1" w:rsidP="004C6CF1">
            <w:pPr>
              <w:rPr>
                <w:rFonts w:hint="eastAsia"/>
                <w:iCs/>
                <w:color w:val="000000" w:themeColor="text1"/>
              </w:rPr>
            </w:pPr>
            <w:r w:rsidRPr="00902BEE">
              <w:rPr>
                <w:rFonts w:hint="eastAsia"/>
                <w:iCs/>
                <w:color w:val="000000" w:themeColor="text1"/>
              </w:rPr>
              <w:t>SFT</w:t>
            </w:r>
          </w:p>
        </w:tc>
        <w:tc>
          <w:tcPr>
            <w:tcW w:w="2763" w:type="dxa"/>
          </w:tcPr>
          <w:p w14:paraId="50DA6195" w14:textId="1C37E41B" w:rsidR="004C6CF1" w:rsidRPr="00902BEE" w:rsidRDefault="00902BEE" w:rsidP="00787D7E">
            <w:pPr>
              <w:rPr>
                <w:rFonts w:hint="eastAsia"/>
                <w:iCs/>
                <w:color w:val="000000" w:themeColor="text1"/>
              </w:rPr>
            </w:pPr>
            <w:r w:rsidRPr="00902BEE">
              <w:rPr>
                <w:rFonts w:hint="eastAsia"/>
                <w:iCs/>
                <w:color w:val="000000" w:themeColor="text1"/>
              </w:rPr>
              <w:t>Supervised Fine-Tuning</w:t>
            </w:r>
          </w:p>
        </w:tc>
        <w:tc>
          <w:tcPr>
            <w:tcW w:w="2764" w:type="dxa"/>
          </w:tcPr>
          <w:p w14:paraId="64DE72E9" w14:textId="3EBBF931" w:rsidR="004C6CF1" w:rsidRPr="00902BEE" w:rsidRDefault="00902BEE">
            <w:pPr>
              <w:rPr>
                <w:rFonts w:hint="eastAsia"/>
                <w:iCs/>
                <w:color w:val="000000" w:themeColor="text1"/>
              </w:rPr>
            </w:pPr>
            <w:r>
              <w:rPr>
                <w:rFonts w:hint="eastAsia"/>
                <w:iCs/>
                <w:color w:val="000000" w:themeColor="text1"/>
              </w:rPr>
              <w:t>监督微调</w:t>
            </w:r>
          </w:p>
        </w:tc>
      </w:tr>
      <w:tr w:rsidR="004C6CF1" w14:paraId="3CBAD0AE" w14:textId="77777777" w:rsidTr="00787D7E">
        <w:tc>
          <w:tcPr>
            <w:tcW w:w="2763" w:type="dxa"/>
          </w:tcPr>
          <w:p w14:paraId="0D9F7A02" w14:textId="3570E501" w:rsidR="004C6CF1" w:rsidRPr="00902BEE" w:rsidRDefault="004C6CF1">
            <w:pPr>
              <w:rPr>
                <w:rFonts w:hint="eastAsia"/>
                <w:iCs/>
                <w:color w:val="000000" w:themeColor="text1"/>
              </w:rPr>
            </w:pPr>
            <w:r w:rsidRPr="00902BEE">
              <w:rPr>
                <w:rFonts w:hint="eastAsia"/>
                <w:iCs/>
                <w:color w:val="000000" w:themeColor="text1"/>
              </w:rPr>
              <w:t>GAE</w:t>
            </w:r>
          </w:p>
        </w:tc>
        <w:tc>
          <w:tcPr>
            <w:tcW w:w="2763" w:type="dxa"/>
          </w:tcPr>
          <w:p w14:paraId="3A1847F0" w14:textId="4D6B45BA" w:rsidR="004C6CF1" w:rsidRPr="00902BEE" w:rsidRDefault="00902BEE" w:rsidP="00787D7E">
            <w:pPr>
              <w:rPr>
                <w:rFonts w:hint="eastAsia"/>
                <w:iCs/>
                <w:color w:val="000000" w:themeColor="text1"/>
              </w:rPr>
            </w:pPr>
            <w:r w:rsidRPr="000547A6">
              <w:rPr>
                <w:rFonts w:hint="eastAsia"/>
                <w:iCs/>
              </w:rPr>
              <w:t>Generalized Advantage Estimation</w:t>
            </w:r>
          </w:p>
        </w:tc>
        <w:tc>
          <w:tcPr>
            <w:tcW w:w="2764" w:type="dxa"/>
          </w:tcPr>
          <w:p w14:paraId="508C9848" w14:textId="6D8701D4" w:rsidR="004C6CF1" w:rsidRPr="00902BEE" w:rsidRDefault="00902BEE">
            <w:pPr>
              <w:rPr>
                <w:rFonts w:hint="eastAsia"/>
                <w:iCs/>
                <w:color w:val="000000" w:themeColor="text1"/>
              </w:rPr>
            </w:pPr>
            <w:r>
              <w:rPr>
                <w:rFonts w:hint="eastAsia"/>
              </w:rPr>
              <w:t>广义相对优势估计</w:t>
            </w:r>
          </w:p>
        </w:tc>
      </w:tr>
    </w:tbl>
    <w:p w14:paraId="0DB95839" w14:textId="19D09844" w:rsidR="00AE7B5D" w:rsidRDefault="00C23035">
      <w:pPr>
        <w:rPr>
          <w:rFonts w:hint="eastAsia"/>
        </w:rPr>
      </w:pPr>
      <w:r>
        <w:rPr>
          <w:rFonts w:hint="eastAsia"/>
        </w:rPr>
        <w:t>本发明中涉及的</w:t>
      </w:r>
      <w:r w:rsidR="00AF1979">
        <w:rPr>
          <w:rFonts w:hint="eastAsia"/>
        </w:rPr>
        <w:t>术语定义：</w:t>
      </w:r>
    </w:p>
    <w:p w14:paraId="057DFF6A" w14:textId="4F39B389" w:rsidR="007458FD" w:rsidRDefault="007458FD">
      <w:pPr>
        <w:rPr>
          <w:rFonts w:hint="eastAsia"/>
        </w:rPr>
      </w:pPr>
      <w:r>
        <w:rPr>
          <w:rFonts w:hint="eastAsia"/>
        </w:rPr>
        <w:t>大语言模型</w:t>
      </w:r>
      <w:r w:rsidR="002C2EE2">
        <w:rPr>
          <w:rFonts w:hint="eastAsia"/>
        </w:rPr>
        <w:t>，</w:t>
      </w:r>
      <w:r w:rsidR="002C2EE2" w:rsidRPr="002C2EE2">
        <w:t>指参数规模较大、具备</w:t>
      </w:r>
      <w:proofErr w:type="gramStart"/>
      <w:r w:rsidR="002C2EE2" w:rsidRPr="002C2EE2">
        <w:t>强语言</w:t>
      </w:r>
      <w:proofErr w:type="gramEnd"/>
      <w:r w:rsidR="002C2EE2" w:rsidRPr="002C2EE2">
        <w:t>理解与生成能力的</w:t>
      </w:r>
      <w:proofErr w:type="gramStart"/>
      <w:r w:rsidR="002C2EE2" w:rsidRPr="002C2EE2">
        <w:t>预训练</w:t>
      </w:r>
      <w:proofErr w:type="gramEnd"/>
      <w:r w:rsidR="002C2EE2" w:rsidRPr="002C2EE2">
        <w:t>神经网络模型，通常基于 Transformer 架构构建，可在通用或多任务语境下进行自然语言推理、问答、生成等任务。</w:t>
      </w:r>
    </w:p>
    <w:p w14:paraId="268BD713" w14:textId="43F407CB" w:rsidR="007458FD" w:rsidRDefault="007458FD">
      <w:pPr>
        <w:rPr>
          <w:rFonts w:hint="eastAsia"/>
        </w:rPr>
      </w:pPr>
      <w:r w:rsidRPr="00580EA0">
        <w:rPr>
          <w:rFonts w:hint="eastAsia"/>
          <w:highlight w:val="yellow"/>
        </w:rPr>
        <w:lastRenderedPageBreak/>
        <w:t>模型蒸馏</w:t>
      </w:r>
      <w:r w:rsidR="002C2EE2" w:rsidRPr="00580EA0">
        <w:rPr>
          <w:rFonts w:hint="eastAsia"/>
          <w:highlight w:val="yellow"/>
        </w:rPr>
        <w:t>，</w:t>
      </w:r>
      <w:r w:rsidR="002C2EE2" w:rsidRPr="00580EA0">
        <w:rPr>
          <w:highlight w:val="yellow"/>
        </w:rPr>
        <w:t>指将大型</w:t>
      </w:r>
      <w:proofErr w:type="gramStart"/>
      <w:r w:rsidR="002C2EE2" w:rsidRPr="00580EA0">
        <w:rPr>
          <w:highlight w:val="yellow"/>
        </w:rPr>
        <w:t>预训练</w:t>
      </w:r>
      <w:proofErr w:type="gramEnd"/>
      <w:r w:rsidR="002C2EE2" w:rsidRPr="00580EA0">
        <w:rPr>
          <w:highlight w:val="yellow"/>
        </w:rPr>
        <w:t>模型中的知识迁移至参数较小的模型中的过程。通过训练小模型在行为或分布上逼近大模型输出，实现推理能力的压缩迁移与计算效率提升</w:t>
      </w:r>
      <w:r w:rsidR="002C2EE2" w:rsidRPr="002C2EE2">
        <w:t>。本发明中的“蒸馏后小模型”即通过该过程获得。</w:t>
      </w:r>
    </w:p>
    <w:p w14:paraId="2F54101A" w14:textId="32236273" w:rsidR="007458FD" w:rsidRDefault="007458FD">
      <w:pPr>
        <w:rPr>
          <w:rFonts w:hint="eastAsia"/>
        </w:rPr>
      </w:pPr>
      <w:r>
        <w:rPr>
          <w:rFonts w:hint="eastAsia"/>
        </w:rPr>
        <w:t>广义相对优势估计</w:t>
      </w:r>
      <w:r w:rsidR="002C2EE2">
        <w:rPr>
          <w:rFonts w:hint="eastAsia"/>
        </w:rPr>
        <w:t>，</w:t>
      </w:r>
      <w:r w:rsidR="00CC6CC8" w:rsidRPr="00CC6CC8">
        <w:t>指在强化学习优化中，为了稳定策略更新而引入的一种优势函数估计方式，用于衡量当前策略相对于基准策略的表现提升程度。与标准优势函数不同，广义相对优势估计更强调对目标策略梯度方向的一致引导。</w:t>
      </w:r>
    </w:p>
    <w:p w14:paraId="4C0E5F80" w14:textId="176BB063" w:rsidR="007458FD" w:rsidRDefault="007458FD">
      <w:pPr>
        <w:rPr>
          <w:rFonts w:hint="eastAsia"/>
        </w:rPr>
      </w:pPr>
      <w:r>
        <w:rPr>
          <w:rFonts w:hint="eastAsia"/>
        </w:rPr>
        <w:t>KL惩罚项</w:t>
      </w:r>
      <w:r w:rsidR="00CC6CC8">
        <w:rPr>
          <w:rFonts w:hint="eastAsia"/>
        </w:rPr>
        <w:t>，</w:t>
      </w:r>
      <w:r w:rsidR="00CC6CC8" w:rsidRPr="00CC6CC8">
        <w:t>指在策略优化中引入的 Kullback–</w:t>
      </w:r>
      <w:proofErr w:type="spellStart"/>
      <w:r w:rsidR="00CC6CC8" w:rsidRPr="00CC6CC8">
        <w:t>Leibler</w:t>
      </w:r>
      <w:proofErr w:type="spellEnd"/>
      <w:r w:rsidR="00CC6CC8" w:rsidRPr="00CC6CC8">
        <w:t xml:space="preserve"> 散度正则项，用于约束新旧策略之间的分布距离，防止策略过度偏移导致训练不稳定。</w:t>
      </w:r>
    </w:p>
    <w:p w14:paraId="00F9F4EB" w14:textId="528640DF" w:rsidR="00DB2B58" w:rsidRDefault="00DB2B58">
      <w:pPr>
        <w:rPr>
          <w:rFonts w:hint="eastAsia"/>
        </w:rPr>
      </w:pPr>
      <w:r>
        <w:rPr>
          <w:rFonts w:hint="eastAsia"/>
        </w:rPr>
        <w:t>监督微调：</w:t>
      </w:r>
      <w:r w:rsidRPr="00580EA0">
        <w:rPr>
          <w:highlight w:val="yellow"/>
        </w:rPr>
        <w:t>指在已有</w:t>
      </w:r>
      <w:proofErr w:type="gramStart"/>
      <w:r w:rsidRPr="00580EA0">
        <w:rPr>
          <w:highlight w:val="yellow"/>
        </w:rPr>
        <w:t>预训练</w:t>
      </w:r>
      <w:proofErr w:type="gramEnd"/>
      <w:r w:rsidRPr="00580EA0">
        <w:rPr>
          <w:highlight w:val="yellow"/>
        </w:rPr>
        <w:t>模型的基础上，利用带有人工标注标签的任务数据，通过有监督学习方式对模型参数进行进一步优化的过程。该过程旨在使模型在特定任务上具备更强的适应性与准确性，常作为模型蒸馏后的基础训练阶段。</w:t>
      </w:r>
    </w:p>
    <w:p w14:paraId="2072EE5B" w14:textId="350526FB" w:rsidR="00DB2B58" w:rsidRDefault="00DB2B58">
      <w:pPr>
        <w:rPr>
          <w:rFonts w:hint="eastAsia"/>
        </w:rPr>
      </w:pPr>
      <w:r>
        <w:rPr>
          <w:rFonts w:hint="eastAsia"/>
        </w:rPr>
        <w:t>上下文扩展：</w:t>
      </w:r>
      <w:r w:rsidRPr="00DB2B58">
        <w:t>指在模型训练或推理过程中，通过增加输入序列中所包含的历史内容或语义信息长度，以提升模型对当前任务的理解能力与预测准确性的方法。在本发明中，上下文扩展用于在模型准确率下降时动态增加输入窗口长度，提供更丰富的语义支持以增强模型的推理稳定性与泛化能力。</w:t>
      </w:r>
    </w:p>
    <w:p w14:paraId="5DD017AB" w14:textId="08B1D834" w:rsidR="007458FD" w:rsidRDefault="007458FD">
      <w:pPr>
        <w:rPr>
          <w:rFonts w:hint="eastAsia"/>
        </w:rPr>
      </w:pPr>
      <w:r>
        <w:rPr>
          <w:rFonts w:hint="eastAsia"/>
        </w:rPr>
        <w:t>生成熵</w:t>
      </w:r>
      <w:r w:rsidR="00CC6CC8">
        <w:rPr>
          <w:rFonts w:hint="eastAsia"/>
        </w:rPr>
        <w:t>，</w:t>
      </w:r>
      <w:r w:rsidR="00CC6CC8" w:rsidRPr="00CC6CC8">
        <w:t>指模型在生成输出过程中策略分布的熵值，用于衡量模型输出的不确定性。较高的生成</w:t>
      </w:r>
      <w:proofErr w:type="gramStart"/>
      <w:r w:rsidR="00CC6CC8" w:rsidRPr="00CC6CC8">
        <w:t>熵</w:t>
      </w:r>
      <w:proofErr w:type="gramEnd"/>
      <w:r w:rsidR="00CC6CC8" w:rsidRPr="00CC6CC8">
        <w:t>表示模型输出分布较分散、缺乏确定性；较低的熵值则意味着输出更集中、结果更稳定。本发明通过</w:t>
      </w:r>
      <w:proofErr w:type="gramStart"/>
      <w:r w:rsidR="00CC6CC8" w:rsidRPr="00CC6CC8">
        <w:t>熵</w:t>
      </w:r>
      <w:proofErr w:type="gramEnd"/>
      <w:r w:rsidR="00CC6CC8" w:rsidRPr="00CC6CC8">
        <w:t>控制实现收敛路径的可控性。</w:t>
      </w:r>
    </w:p>
    <w:p w14:paraId="285F6B8C" w14:textId="4321F3EB" w:rsidR="00092B82" w:rsidRDefault="00092B82">
      <w:pPr>
        <w:rPr>
          <w:rFonts w:hint="eastAsia"/>
        </w:rPr>
      </w:pPr>
      <w:r>
        <w:rPr>
          <w:rFonts w:hint="eastAsia"/>
        </w:rPr>
        <w:t>余弦奖励</w:t>
      </w:r>
      <w:r w:rsidR="00CC6CC8">
        <w:rPr>
          <w:rFonts w:hint="eastAsia"/>
        </w:rPr>
        <w:t>，</w:t>
      </w:r>
      <w:r w:rsidR="00CC6CC8" w:rsidRPr="00CC6CC8">
        <w:t>余弦奖励是一种用于序列生成任务（特别是推理或问答）的强化学习奖励函数。其核心计算方式是将基础准确性奖励值 </w:t>
      </w:r>
      <m:oMath>
        <m:sSub>
          <m:sSubPr>
            <m:ctrlPr>
              <w:rPr>
                <w:rFonts w:ascii="Cambria Math" w:hAnsi="Cambria Math"/>
                <w:i/>
              </w:rPr>
            </m:ctrlPr>
          </m:sSubPr>
          <m:e>
            <m:r>
              <w:rPr>
                <w:rFonts w:ascii="Cambria Math" w:hAnsi="Cambria Math"/>
              </w:rPr>
              <m:t>R</m:t>
            </m:r>
          </m:e>
          <m:sub>
            <m:r>
              <w:rPr>
                <w:rFonts w:ascii="Cambria Math" w:hAnsi="Cambria Math" w:hint="eastAsia"/>
              </w:rPr>
              <m:t>base</m:t>
            </m:r>
          </m:sub>
        </m:sSub>
      </m:oMath>
      <w:r w:rsidR="00CC6CC8" w:rsidRPr="00CC6CC8">
        <w:t> 与一个基于生成响应长度 </w:t>
      </w:r>
      <m:oMath>
        <m:r>
          <w:rPr>
            <w:rFonts w:ascii="Cambria Math" w:hAnsi="Cambria Math"/>
          </w:rPr>
          <m:t>L</m:t>
        </m:r>
      </m:oMath>
      <w:r w:rsidR="00CC6CC8" w:rsidRPr="00CC6CC8">
        <w:t>的余弦衰减缩放因子相乘：</w:t>
      </w:r>
    </w:p>
    <w:p w14:paraId="506A5662" w14:textId="3E9135CF" w:rsidR="00CC6CC8" w:rsidRPr="00CC6CC8" w:rsidRDefault="00000000">
      <w:pPr>
        <w:rPr>
          <w:rFonts w:hint="eastAsia"/>
        </w:rPr>
      </w:pPr>
      <m:oMathPara>
        <m:oMath>
          <m:eqArr>
            <m:eqArrPr>
              <m:maxDist m:val="1"/>
              <m:ctrlPr>
                <w:rPr>
                  <w:rFonts w:ascii="Cambria Math" w:hAnsi="Cambria Math"/>
                  <w:i/>
                </w:rPr>
              </m:ctrlPr>
            </m:eqArrPr>
            <m:e>
              <m:r>
                <m:rPr>
                  <m:sty m:val="p"/>
                </m:rP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hint="eastAsia"/>
                    </w:rPr>
                    <m:t>cosine</m:t>
                  </m:r>
                </m:sub>
              </m:sSub>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hint="eastAsia"/>
                    </w:rPr>
                    <m:t>base</m:t>
                  </m:r>
                </m:sub>
              </m:sSub>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L</m:t>
                                      </m:r>
                                    </m:e>
                                    <m:sub>
                                      <m:r>
                                        <w:rPr>
                                          <w:rFonts w:ascii="Cambria Math" w:hAnsi="Cambria Math"/>
                                        </w:rPr>
                                        <m:t>max</m:t>
                                      </m:r>
                                    </m:sub>
                                  </m:sSub>
                                </m:den>
                              </m:f>
                              <m:r>
                                <w:rPr>
                                  <w:rFonts w:ascii="Cambria Math" w:hAnsi="Cambria Math"/>
                                </w:rPr>
                                <m:t>,1</m:t>
                              </m:r>
                            </m:e>
                          </m:d>
                        </m:e>
                      </m:func>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e>
              </m:func>
              <m:r>
                <w:rPr>
                  <w:rFonts w:ascii="Cambria Math" w:hAnsi="Cambria Math"/>
                </w:rPr>
                <m:t>#</m:t>
              </m:r>
              <m:d>
                <m:dPr>
                  <m:ctrlPr>
                    <w:rPr>
                      <w:rFonts w:ascii="Cambria Math" w:hAnsi="Cambria Math"/>
                      <w:i/>
                    </w:rPr>
                  </m:ctrlPr>
                </m:dPr>
                <m:e>
                  <m:r>
                    <w:rPr>
                      <w:rFonts w:ascii="Cambria Math" w:hAnsi="Cambria Math"/>
                    </w:rPr>
                    <m:t>1</m:t>
                  </m:r>
                </m:e>
              </m:d>
            </m:e>
          </m:eqArr>
        </m:oMath>
      </m:oMathPara>
    </w:p>
    <w:p w14:paraId="1ABA1067" w14:textId="07AA29CA" w:rsidR="00CC6CC8" w:rsidRPr="00CC6CC8" w:rsidRDefault="008201D2">
      <w:pPr>
        <w:rPr>
          <w:rFonts w:hint="eastAsia"/>
        </w:rPr>
      </w:pPr>
      <w:ins w:id="4" w:author="祥言笑 孟" w:date="2025-08-05T22:40:00Z" w16du:dateUtc="2025-08-05T14:40:00Z">
        <w:r>
          <w:rPr>
            <w:rFonts w:hint="eastAsia"/>
          </w:rPr>
          <w:lastRenderedPageBreak/>
          <w:t>这里是对于cosine奖励的计算解释</w:t>
        </w:r>
      </w:ins>
      <w:ins w:id="5" w:author="祥言笑 孟" w:date="2025-08-05T22:41:00Z" w16du:dateUtc="2025-08-05T14:41:00Z">
        <w:r>
          <w:rPr>
            <w:rFonts w:hint="eastAsia"/>
          </w:rPr>
          <w:t>，这一部分奖励属于创新内容，</w:t>
        </w:r>
      </w:ins>
      <w:r w:rsidR="00CC6CC8">
        <w:rPr>
          <w:rFonts w:hint="eastAsia"/>
        </w:rPr>
        <w:t>其中</w:t>
      </w:r>
      <m:oMath>
        <m:sSub>
          <m:sSubPr>
            <m:ctrlPr>
              <w:rPr>
                <w:rFonts w:ascii="Cambria Math" w:hAnsi="Cambria Math"/>
                <w:i/>
              </w:rPr>
            </m:ctrlPr>
          </m:sSubPr>
          <m:e>
            <m:r>
              <w:rPr>
                <w:rFonts w:ascii="Cambria Math" w:hAnsi="Cambria Math"/>
              </w:rPr>
              <m:t>R</m:t>
            </m:r>
          </m:e>
          <m:sub>
            <m:r>
              <w:rPr>
                <w:rFonts w:ascii="Cambria Math" w:hAnsi="Cambria Math" w:hint="eastAsia"/>
              </w:rPr>
              <m:t>base</m:t>
            </m:r>
          </m:sub>
        </m:sSub>
      </m:oMath>
      <w:r w:rsidR="00CC6CC8" w:rsidRPr="00CC6CC8">
        <w:t>表示响应内容准确性的基础奖励（正值表示正确，负值或</w:t>
      </w:r>
      <w:proofErr w:type="gramStart"/>
      <w:r w:rsidR="00CC6CC8" w:rsidRPr="00CC6CC8">
        <w:t>零表示</w:t>
      </w:r>
      <w:proofErr w:type="gramEnd"/>
      <w:r w:rsidR="00CC6CC8" w:rsidRPr="00CC6CC8">
        <w:t>错误）</w:t>
      </w:r>
      <w:r w:rsidR="00CC6CC8">
        <w:rPr>
          <w:rFonts w:hint="eastAsia"/>
        </w:rPr>
        <w:t>，</w:t>
      </w:r>
      <w:ins w:id="6" w:author="祥言笑 孟" w:date="2025-08-05T22:40:00Z" w16du:dateUtc="2025-08-05T14:40:00Z">
        <w:r>
          <w:rPr>
            <w:rFonts w:hint="eastAsia"/>
          </w:rPr>
          <w:t>这里的</w:t>
        </w:r>
        <w:proofErr w:type="spellStart"/>
        <w:r>
          <w:rPr>
            <w:rFonts w:hint="eastAsia"/>
          </w:rPr>
          <w:t>Rbase</w:t>
        </w:r>
      </w:ins>
      <w:proofErr w:type="spellEnd"/>
      <w:ins w:id="7" w:author="祥言笑 孟" w:date="2025-08-05T22:41:00Z" w16du:dateUtc="2025-08-05T14:41:00Z">
        <w:r w:rsidR="00CD0B45">
          <w:rPr>
            <w:rFonts w:hint="eastAsia"/>
          </w:rPr>
          <w:t>即为第一次收敛之前的</w:t>
        </w:r>
      </w:ins>
      <w:ins w:id="8" w:author="祥言笑 孟" w:date="2025-08-05T22:42:00Z" w16du:dateUtc="2025-08-05T14:42:00Z">
        <w:r w:rsidR="00CD0B45">
          <w:rPr>
            <w:rFonts w:hint="eastAsia"/>
          </w:rPr>
          <w:t>准确度奖励，错误的情况下用0或者负值都可以，</w:t>
        </w:r>
      </w:ins>
      <w:ins w:id="9" w:author="祥言笑 孟" w:date="2025-08-05T22:48:00Z" w16du:dateUtc="2025-08-05T14:48:00Z">
        <w:r w:rsidR="00EC5C61">
          <w:rPr>
            <w:rFonts w:hint="eastAsia"/>
          </w:rPr>
          <w:t>其中负值奖励比如-1能更好的发挥该奖励函数的</w:t>
        </w:r>
      </w:ins>
      <w:ins w:id="10" w:author="祥言笑 孟" w:date="2025-08-05T22:49:00Z" w16du:dateUtc="2025-08-05T14:49:00Z">
        <w:r w:rsidR="00EC5C61">
          <w:rPr>
            <w:rFonts w:hint="eastAsia"/>
          </w:rPr>
          <w:t>作用</w:t>
        </w:r>
      </w:ins>
      <m:oMath>
        <m:r>
          <w:rPr>
            <w:rFonts w:ascii="Cambria Math" w:hAnsi="Cambria Math"/>
          </w:rPr>
          <m:t>L</m:t>
        </m:r>
      </m:oMath>
      <w:r w:rsidR="00CC6CC8" w:rsidRPr="00CC6CC8">
        <w:t> 表示生成响应的长度</w:t>
      </w:r>
      <w:r w:rsidR="00CC6CC8">
        <w:rPr>
          <w:rFonts w:hint="eastAsia"/>
        </w:rPr>
        <w:t>，</w:t>
      </w:r>
      <m:oMath>
        <m:sSub>
          <m:sSubPr>
            <m:ctrlPr>
              <w:rPr>
                <w:rFonts w:ascii="Cambria Math" w:hAnsi="Cambria Math"/>
                <w:i/>
              </w:rPr>
            </m:ctrlPr>
          </m:sSubPr>
          <m:e>
            <m:r>
              <w:rPr>
                <w:rFonts w:ascii="Cambria Math" w:hAnsi="Cambria Math"/>
              </w:rPr>
              <m:t>L</m:t>
            </m:r>
          </m:e>
          <m:sub>
            <m:r>
              <w:rPr>
                <w:rFonts w:ascii="Cambria Math" w:hAnsi="Cambria Math"/>
              </w:rPr>
              <m:t>max</m:t>
            </m:r>
          </m:sub>
        </m:sSub>
      </m:oMath>
      <w:r w:rsidR="00CC6CC8" w:rsidRPr="00CC6CC8">
        <w:t>是一个预定义的长度阈值参数</w:t>
      </w:r>
      <w:ins w:id="11" w:author="祥言笑 孟" w:date="2025-08-05T22:42:00Z" w16du:dateUtc="2025-08-05T14:42:00Z">
        <w:r w:rsidR="00CD0B45">
          <w:rPr>
            <w:rFonts w:hint="eastAsia"/>
          </w:rPr>
          <w:t>这个阈值的意义在于设定一个实验人员认为的最大</w:t>
        </w:r>
      </w:ins>
      <w:ins w:id="12" w:author="祥言笑 孟" w:date="2025-08-05T22:43:00Z" w16du:dateUtc="2025-08-05T14:43:00Z">
        <w:r w:rsidR="00CD0B45">
          <w:rPr>
            <w:rFonts w:hint="eastAsia"/>
          </w:rPr>
          <w:t>长度上限</w:t>
        </w:r>
      </w:ins>
      <w:r w:rsidR="00CC6CC8">
        <w:rPr>
          <w:rFonts w:hint="eastAsia"/>
        </w:rPr>
        <w:t>，</w:t>
      </w:r>
      <w:ins w:id="13" w:author="祥言笑 孟" w:date="2025-08-05T22:43:00Z" w16du:dateUtc="2025-08-05T14:43:00Z">
        <w:r w:rsidR="00CD0B45">
          <w:rPr>
            <w:rFonts w:hint="eastAsia"/>
          </w:rPr>
          <w:t>该奖励的目的在于鼓励模型使用较短的篇幅生成正确结果，因此当</w:t>
        </w:r>
      </w:ins>
      <w:ins w:id="14" w:author="祥言笑 孟" w:date="2025-08-05T22:44:00Z" w16du:dateUtc="2025-08-05T14:44:00Z">
        <w:r w:rsidR="00CD0B45">
          <w:rPr>
            <w:rFonts w:hint="eastAsia"/>
          </w:rPr>
          <w:t>生成的</w:t>
        </w:r>
        <w:r w:rsidR="00EC5C61">
          <w:rPr>
            <w:rFonts w:hint="eastAsia"/>
          </w:rPr>
          <w:t>答案长度</w:t>
        </w:r>
      </w:ins>
      <w:ins w:id="15" w:author="祥言笑 孟" w:date="2025-08-05T22:45:00Z" w16du:dateUtc="2025-08-05T14:45:00Z">
        <w:r w:rsidR="00EC5C61">
          <w:rPr>
            <w:rFonts w:hint="eastAsia"/>
          </w:rPr>
          <w:t>长于阈值时，</w:t>
        </w:r>
      </w:ins>
      <m:oMath>
        <m:f>
          <m:fPr>
            <m:ctrlPr>
              <w:ins w:id="16" w:author="祥言笑 孟" w:date="2025-08-05T22:45:00Z" w16du:dateUtc="2025-08-05T14:45:00Z">
                <w:rPr>
                  <w:rFonts w:ascii="Cambria Math" w:hAnsi="Cambria Math"/>
                  <w:i/>
                </w:rPr>
              </w:ins>
            </m:ctrlPr>
          </m:fPr>
          <m:num>
            <m:r>
              <w:ins w:id="17" w:author="祥言笑 孟" w:date="2025-08-05T22:45:00Z" w16du:dateUtc="2025-08-05T14:45:00Z">
                <w:rPr>
                  <w:rFonts w:ascii="Cambria Math" w:hAnsi="Cambria Math"/>
                </w:rPr>
                <m:t>π</m:t>
              </w:ins>
            </m:r>
          </m:num>
          <m:den>
            <m:r>
              <w:ins w:id="18" w:author="祥言笑 孟" w:date="2025-08-05T22:45:00Z" w16du:dateUtc="2025-08-05T14:45:00Z">
                <w:rPr>
                  <w:rFonts w:ascii="Cambria Math" w:hAnsi="Cambria Math"/>
                </w:rPr>
                <m:t>2</m:t>
              </w:ins>
            </m:r>
          </m:den>
        </m:f>
      </m:oMath>
      <w:ins w:id="19" w:author="祥言笑 孟" w:date="2025-08-05T22:45:00Z" w16du:dateUtc="2025-08-05T14:45:00Z">
        <w:r w:rsidR="00EC5C61">
          <w:rPr>
            <w:rFonts w:hint="eastAsia"/>
          </w:rPr>
          <w:t>前的系数</w:t>
        </w:r>
      </w:ins>
      <w:ins w:id="20" w:author="祥言笑 孟" w:date="2025-08-05T22:46:00Z" w16du:dateUtc="2025-08-05T14:46:00Z">
        <w:r w:rsidR="00EC5C61">
          <w:rPr>
            <w:rFonts w:hint="eastAsia"/>
          </w:rPr>
          <w:t>为固定值1</w:t>
        </w:r>
      </w:ins>
      <w:ins w:id="21" w:author="祥言笑 孟" w:date="2025-08-05T22:45:00Z" w16du:dateUtc="2025-08-05T14:45:00Z">
        <w:r w:rsidR="00EC5C61">
          <w:rPr>
            <w:rFonts w:hint="eastAsia"/>
          </w:rPr>
          <w:t>，根据cos函数可知</w:t>
        </w:r>
      </w:ins>
      <w:ins w:id="22" w:author="祥言笑 孟" w:date="2025-08-05T22:47:00Z" w16du:dateUtc="2025-08-05T14:47:00Z">
        <w:r w:rsidR="00EC5C61">
          <w:rPr>
            <w:rFonts w:hint="eastAsia"/>
          </w:rPr>
          <w:t>此时函数值为0，如果答案是正确的，正值奖励变为0表示不鼓励模型用这么长的长度生成</w:t>
        </w:r>
      </w:ins>
      <w:ins w:id="23" w:author="祥言笑 孟" w:date="2025-08-05T22:48:00Z" w16du:dateUtc="2025-08-05T14:48:00Z">
        <w:r w:rsidR="00EC5C61">
          <w:rPr>
            <w:rFonts w:hint="eastAsia"/>
          </w:rPr>
          <w:t>正确答案，如果答案是错误的，负值奖励变为0表示</w:t>
        </w:r>
      </w:ins>
      <w:ins w:id="24" w:author="祥言笑 孟" w:date="2025-08-05T22:49:00Z" w16du:dateUtc="2025-08-05T14:49:00Z">
        <w:r w:rsidR="00EC5C61">
          <w:rPr>
            <w:rFonts w:hint="eastAsia"/>
          </w:rPr>
          <w:t>对冗长的错误答案给出进行比简短错误答案要轻的处罚</w:t>
        </w:r>
      </w:ins>
      <w:ins w:id="25" w:author="祥言笑 孟" w:date="2025-08-05T22:50:00Z" w16du:dateUtc="2025-08-05T14:50:00Z">
        <w:r w:rsidR="00EC5C61">
          <w:rPr>
            <w:rFonts w:hint="eastAsia"/>
          </w:rPr>
          <w:t>。当L小于阈值时L的值越小，正确答案能获得的奖励越大，错误答案的</w:t>
        </w:r>
      </w:ins>
      <w:ins w:id="26" w:author="祥言笑 孟" w:date="2025-08-05T22:51:00Z" w16du:dateUtc="2025-08-05T14:51:00Z">
        <w:r w:rsidR="00EC5C61">
          <w:rPr>
            <w:rFonts w:hint="eastAsia"/>
          </w:rPr>
          <w:t>惩罚也越大，以达到促使模型生成更短的正确答案的目的。</w:t>
        </w:r>
      </w:ins>
      <w:r w:rsidR="00CC6CC8">
        <w:rPr>
          <w:rFonts w:hint="eastAsia"/>
        </w:rPr>
        <w:t>该奖励</w:t>
      </w:r>
      <w:r w:rsidR="00CC6CC8" w:rsidRPr="00CC6CC8">
        <w:rPr>
          <w:rFonts w:hint="eastAsia"/>
        </w:rPr>
        <w:t>激励模型追求在尽可能短的篇幅内给出正确答案，同时减轻了冗长但错误答案的负面影响（但不鼓励错误），从而促进生成简洁而准确的推理或响应。</w:t>
      </w:r>
    </w:p>
    <w:p w14:paraId="471AF357" w14:textId="77777777" w:rsidR="0040424B" w:rsidRDefault="0040424B">
      <w:pPr>
        <w:rPr>
          <w:rFonts w:hint="eastAsia"/>
        </w:rPr>
      </w:pPr>
      <w:r>
        <w:rPr>
          <w:rFonts w:hint="eastAsia"/>
        </w:rPr>
        <w:t>一、发明背景</w:t>
      </w:r>
    </w:p>
    <w:p w14:paraId="7C0A677A" w14:textId="77777777" w:rsidR="002C0D7D" w:rsidRPr="002C0D7D" w:rsidRDefault="002C0D7D" w:rsidP="002C0D7D">
      <w:pPr>
        <w:rPr>
          <w:rFonts w:hint="eastAsia"/>
          <w:iCs/>
        </w:rPr>
      </w:pPr>
      <w:r>
        <w:rPr>
          <w:i/>
          <w:color w:val="FF0000"/>
        </w:rPr>
        <w:tab/>
      </w:r>
      <w:r w:rsidRPr="002C0D7D">
        <w:rPr>
          <w:iCs/>
        </w:rPr>
        <w:t>随着大语言模型（Large Language Models, LLMs）在自然语言处理、智能问答和多模态理解等任务中的广泛应用，模型规模不断扩大，训练与推理成本急剧增加。为了提高模型部署效率，模型蒸馏技术被广泛应用于构建轻量化的小模型，继承大模型的能力以支持边缘部署或实时响应等实际应用场景。</w:t>
      </w:r>
    </w:p>
    <w:p w14:paraId="344B43F4" w14:textId="617C1371" w:rsidR="002C0D7D" w:rsidRPr="00DA1673" w:rsidRDefault="002C0D7D" w:rsidP="00DA1673">
      <w:pPr>
        <w:ind w:firstLine="420"/>
        <w:rPr>
          <w:rFonts w:hint="eastAsia"/>
          <w:iCs/>
        </w:rPr>
      </w:pPr>
      <w:r w:rsidRPr="002C0D7D">
        <w:rPr>
          <w:iCs/>
        </w:rPr>
        <w:t>然而，蒸馏后的小模型由于参数量骤减，通常会在准确性、泛化能力和复杂任务表现方面显著下降。为弥补这种性能退化，学术界和工业界提出了多种精调方法，如强化学习优化、对比学习约束、奖励建模等策略，旨在利用少量数据对</w:t>
      </w:r>
      <w:r w:rsidRPr="002C0D7D">
        <w:rPr>
          <w:iCs/>
        </w:rPr>
        <w:lastRenderedPageBreak/>
        <w:t>蒸馏模型进行行为微调。</w:t>
      </w:r>
      <w:r w:rsidR="00DA1673">
        <w:rPr>
          <w:rFonts w:hint="eastAsia"/>
          <w:iCs/>
        </w:rPr>
        <w:t>现有强化学习优化方法对小模型针对性不足，并且存在收敛效率低，奖励机制单一等问题。本方案提出了一种针对于蒸馏后小模型的多阶段收敛精调方法。</w:t>
      </w:r>
    </w:p>
    <w:p w14:paraId="52CF9D30" w14:textId="77777777" w:rsidR="0040424B" w:rsidRDefault="0040424B">
      <w:pPr>
        <w:rPr>
          <w:rFonts w:hint="eastAsia"/>
        </w:rPr>
      </w:pPr>
      <w:r>
        <w:rPr>
          <w:rFonts w:hint="eastAsia"/>
        </w:rPr>
        <w:t>二、与本发明相关的</w:t>
      </w:r>
      <w:r w:rsidR="003576A5">
        <w:rPr>
          <w:rFonts w:hint="eastAsia"/>
        </w:rPr>
        <w:t>现有</w:t>
      </w:r>
      <w:r>
        <w:rPr>
          <w:rFonts w:hint="eastAsia"/>
        </w:rPr>
        <w:t>技术</w:t>
      </w:r>
    </w:p>
    <w:p w14:paraId="66EC7722" w14:textId="4099C108" w:rsidR="000547A6" w:rsidRDefault="000547A6">
      <w:pPr>
        <w:rPr>
          <w:rFonts w:hint="eastAsia"/>
          <w:i/>
        </w:rPr>
      </w:pPr>
      <w:r>
        <w:rPr>
          <w:rFonts w:hint="eastAsia"/>
          <w:i/>
        </w:rPr>
        <w:t>2.1PPO</w:t>
      </w:r>
    </w:p>
    <w:p w14:paraId="001F8BCC" w14:textId="4681231E" w:rsidR="000547A6" w:rsidRPr="00162263" w:rsidRDefault="000547A6">
      <w:pPr>
        <w:rPr>
          <w:rFonts w:hint="eastAsia"/>
          <w:iCs/>
        </w:rPr>
      </w:pPr>
      <w:r>
        <w:rPr>
          <w:i/>
        </w:rPr>
        <w:tab/>
      </w:r>
      <w:r w:rsidRPr="000547A6">
        <w:rPr>
          <w:rFonts w:hint="eastAsia"/>
          <w:iCs/>
        </w:rPr>
        <w:t>在目前大语言模型中进行微调的流程中，一般在监督微调（</w:t>
      </w:r>
      <w:r>
        <w:rPr>
          <w:rFonts w:hint="eastAsia"/>
          <w:iCs/>
        </w:rPr>
        <w:t>Supervised Fine-Tuning</w:t>
      </w:r>
      <w:r w:rsidRPr="000547A6">
        <w:rPr>
          <w:rFonts w:hint="eastAsia"/>
          <w:iCs/>
        </w:rPr>
        <w:t>, SFT）阶段之后，进一步通过强化学习对模型进行优化可以显著提升其性能。</w:t>
      </w:r>
      <w:r>
        <w:rPr>
          <w:rFonts w:hint="eastAsia"/>
          <w:iCs/>
        </w:rPr>
        <w:t>近端策略优化(</w:t>
      </w:r>
      <w:r w:rsidRPr="000547A6">
        <w:rPr>
          <w:rFonts w:hint="eastAsia"/>
          <w:iCs/>
        </w:rPr>
        <w:t>Proximal Policy Optimization</w:t>
      </w:r>
      <w:r>
        <w:rPr>
          <w:rFonts w:hint="eastAsia"/>
          <w:iCs/>
        </w:rPr>
        <w:t>,</w:t>
      </w:r>
      <w:r w:rsidR="003338DA">
        <w:rPr>
          <w:rFonts w:hint="eastAsia"/>
          <w:iCs/>
        </w:rPr>
        <w:t xml:space="preserve"> </w:t>
      </w:r>
      <w:r>
        <w:rPr>
          <w:rFonts w:hint="eastAsia"/>
          <w:iCs/>
        </w:rPr>
        <w:t>PPO)就是用在该阶段的一种强化学习算法，</w:t>
      </w:r>
      <w:r w:rsidRPr="000547A6">
        <w:rPr>
          <w:rFonts w:hint="eastAsia"/>
          <w:iCs/>
        </w:rPr>
        <w:t>PPO 的目标是通过最大化以下替代目标函数来优化策略模型：</w:t>
      </w:r>
    </w:p>
    <w:p w14:paraId="39A0AFF0" w14:textId="32E0965A" w:rsidR="00162263" w:rsidRPr="00162263" w:rsidRDefault="00000000" w:rsidP="005D3F02">
      <w:pPr>
        <w:rPr>
          <w:rFonts w:hint="eastAsia"/>
          <w:i/>
          <w:iCs/>
          <w:sz w:val="21"/>
          <w:szCs w:val="21"/>
        </w:rPr>
      </w:pPr>
      <m:oMathPara>
        <m:oMath>
          <m:eqArr>
            <m:eqArrPr>
              <m:maxDist m:val="1"/>
              <m:ctrlPr>
                <w:rPr>
                  <w:rFonts w:ascii="Cambria Math" w:hAnsi="Cambria Math" w:cs="Times New Roman"/>
                  <w:i/>
                  <w:iCs/>
                  <w:sz w:val="21"/>
                  <w:szCs w:val="21"/>
                </w:rPr>
              </m:ctrlPr>
            </m:eqArrPr>
            <m:e>
              <m:sSup>
                <m:sSupPr>
                  <m:ctrlPr>
                    <w:rPr>
                      <w:rFonts w:ascii="Cambria Math" w:hAnsi="Cambria Math" w:cs="Times New Roman"/>
                      <w:i/>
                      <w:iCs/>
                      <w:sz w:val="21"/>
                      <w:szCs w:val="21"/>
                    </w:rPr>
                  </m:ctrlPr>
                </m:sSupPr>
                <m:e>
                  <m:r>
                    <m:rPr>
                      <m:scr m:val="script"/>
                    </m:rPr>
                    <w:rPr>
                      <w:rFonts w:ascii="Cambria Math" w:hAnsi="Cambria Math" w:cs="Times New Roman"/>
                      <w:sz w:val="21"/>
                      <w:szCs w:val="21"/>
                    </w:rPr>
                    <m:t>J</m:t>
                  </m:r>
                </m:e>
                <m:sup>
                  <m:r>
                    <w:rPr>
                      <w:rFonts w:ascii="Cambria Math" w:hAnsi="Cambria Math" w:cs="Times New Roman"/>
                      <w:sz w:val="21"/>
                      <w:szCs w:val="21"/>
                    </w:rPr>
                    <m:t>PPO</m:t>
                  </m:r>
                </m:sup>
              </m:sSup>
              <m:d>
                <m:dPr>
                  <m:ctrlPr>
                    <w:rPr>
                      <w:rFonts w:ascii="Cambria Math" w:hAnsi="Cambria Math" w:cs="Times New Roman"/>
                      <w:i/>
                      <w:iCs/>
                      <w:sz w:val="21"/>
                      <w:szCs w:val="21"/>
                    </w:rPr>
                  </m:ctrlPr>
                </m:dPr>
                <m:e>
                  <m:r>
                    <w:rPr>
                      <w:rFonts w:ascii="Cambria Math" w:hAnsi="Cambria Math" w:cs="Times New Roman"/>
                      <w:sz w:val="21"/>
                      <w:szCs w:val="21"/>
                    </w:rPr>
                    <m:t>θ</m:t>
                  </m:r>
                </m:e>
              </m:d>
              <m:r>
                <w:rPr>
                  <w:rFonts w:ascii="Cambria Math" w:hAnsi="Cambria Math" w:cs="Times New Roman"/>
                  <w:sz w:val="21"/>
                  <w:szCs w:val="21"/>
                </w:rPr>
                <m:t>=</m:t>
              </m:r>
              <m:sSub>
                <m:sSubPr>
                  <m:ctrlPr>
                    <w:rPr>
                      <w:rFonts w:ascii="Cambria Math" w:hAnsi="Cambria Math" w:cs="Times New Roman"/>
                      <w:i/>
                      <w:iCs/>
                      <w:sz w:val="21"/>
                      <w:szCs w:val="21"/>
                    </w:rPr>
                  </m:ctrlPr>
                </m:sSubPr>
                <m:e>
                  <m:r>
                    <m:rPr>
                      <m:scr m:val="double-struck"/>
                    </m:rPr>
                    <w:rPr>
                      <w:rFonts w:ascii="Cambria Math" w:hAnsi="Cambria Math" w:cs="Times New Roman"/>
                      <w:sz w:val="21"/>
                      <w:szCs w:val="21"/>
                    </w:rPr>
                    <m:t>E</m:t>
                  </m:r>
                </m:e>
                <m:sub>
                  <m:d>
                    <m:dPr>
                      <m:begChr m:val="["/>
                      <m:endChr m:val="]"/>
                      <m:ctrlPr>
                        <w:rPr>
                          <w:rFonts w:ascii="Cambria Math" w:hAnsi="Cambria Math" w:cs="Times New Roman"/>
                          <w:i/>
                          <w:iCs/>
                          <w:sz w:val="21"/>
                          <w:szCs w:val="21"/>
                        </w:rPr>
                      </m:ctrlPr>
                    </m:dPr>
                    <m:e>
                      <m:r>
                        <w:rPr>
                          <w:rFonts w:ascii="Cambria Math" w:hAnsi="Cambria Math" w:cs="Times New Roman"/>
                          <w:sz w:val="21"/>
                          <w:szCs w:val="21"/>
                        </w:rPr>
                        <m:t>q~P</m:t>
                      </m:r>
                      <m:d>
                        <m:dPr>
                          <m:ctrlPr>
                            <w:rPr>
                              <w:rFonts w:ascii="Cambria Math" w:hAnsi="Cambria Math" w:cs="Times New Roman"/>
                              <w:i/>
                              <w:iCs/>
                              <w:sz w:val="21"/>
                              <w:szCs w:val="21"/>
                            </w:rPr>
                          </m:ctrlPr>
                        </m:dPr>
                        <m:e>
                          <m:r>
                            <w:rPr>
                              <w:rFonts w:ascii="Cambria Math" w:hAnsi="Cambria Math" w:cs="Times New Roman"/>
                              <w:sz w:val="21"/>
                              <w:szCs w:val="21"/>
                            </w:rPr>
                            <m:t>Q</m:t>
                          </m:r>
                        </m:e>
                      </m:d>
                      <m:r>
                        <w:rPr>
                          <w:rFonts w:ascii="Cambria Math" w:hAnsi="Cambria Math" w:cs="Times New Roman"/>
                          <w:sz w:val="21"/>
                          <w:szCs w:val="21"/>
                        </w:rPr>
                        <m:t>,o~</m:t>
                      </m:r>
                      <m:sSub>
                        <m:sSubPr>
                          <m:ctrlPr>
                            <w:rPr>
                              <w:rFonts w:ascii="Cambria Math" w:hAnsi="Cambria Math" w:cs="Times New Roman"/>
                              <w:i/>
                              <w:iCs/>
                              <w:sz w:val="21"/>
                              <w:szCs w:val="21"/>
                            </w:rPr>
                          </m:ctrlPr>
                        </m:sSubPr>
                        <m:e>
                          <m:r>
                            <w:rPr>
                              <w:rFonts w:ascii="Cambria Math" w:hAnsi="Cambria Math" w:cs="Times New Roman"/>
                              <w:sz w:val="21"/>
                              <w:szCs w:val="21"/>
                            </w:rPr>
                            <m:t>π</m:t>
                          </m:r>
                        </m:e>
                        <m:sub>
                          <m:sSub>
                            <m:sSubPr>
                              <m:ctrlPr>
                                <w:rPr>
                                  <w:rFonts w:ascii="Cambria Math" w:hAnsi="Cambria Math" w:cs="Times New Roman"/>
                                  <w:i/>
                                  <w:iCs/>
                                  <w:sz w:val="21"/>
                                  <w:szCs w:val="21"/>
                                </w:rPr>
                              </m:ctrlPr>
                            </m:sSubPr>
                            <m:e>
                              <m:r>
                                <w:rPr>
                                  <w:rFonts w:ascii="Cambria Math" w:hAnsi="Cambria Math" w:cs="Times New Roman"/>
                                  <w:sz w:val="21"/>
                                  <w:szCs w:val="21"/>
                                </w:rPr>
                                <m:t>θ</m:t>
                              </m:r>
                            </m:e>
                            <m:sub>
                              <m:r>
                                <w:rPr>
                                  <w:rFonts w:ascii="Cambria Math" w:hAnsi="Cambria Math" w:cs="Times New Roman"/>
                                  <w:sz w:val="21"/>
                                  <w:szCs w:val="21"/>
                                </w:rPr>
                                <m:t>old</m:t>
                              </m:r>
                            </m:sub>
                          </m:sSub>
                        </m:sub>
                      </m:sSub>
                      <m:d>
                        <m:dPr>
                          <m:ctrlPr>
                            <w:rPr>
                              <w:rFonts w:ascii="Cambria Math" w:hAnsi="Cambria Math" w:cs="Times New Roman"/>
                              <w:i/>
                              <w:iCs/>
                              <w:sz w:val="21"/>
                              <w:szCs w:val="21"/>
                            </w:rPr>
                          </m:ctrlPr>
                        </m:dPr>
                        <m:e>
                          <m:r>
                            <w:rPr>
                              <w:rFonts w:ascii="Cambria Math" w:hAnsi="Cambria Math" w:cs="Times New Roman"/>
                              <w:sz w:val="21"/>
                              <w:szCs w:val="21"/>
                            </w:rPr>
                            <m:t>O</m:t>
                          </m:r>
                        </m:e>
                        <m:e>
                          <m:r>
                            <w:rPr>
                              <w:rFonts w:ascii="Cambria Math" w:hAnsi="Cambria Math" w:cs="Times New Roman"/>
                              <w:sz w:val="21"/>
                              <w:szCs w:val="21"/>
                            </w:rPr>
                            <m:t>q</m:t>
                          </m:r>
                        </m:e>
                      </m:d>
                    </m:e>
                  </m:d>
                </m:sub>
              </m:sSub>
              <m:d>
                <m:dPr>
                  <m:begChr m:val="["/>
                  <m:endChr m:val="]"/>
                  <m:ctrlPr>
                    <w:rPr>
                      <w:rFonts w:ascii="Cambria Math" w:hAnsi="Cambria Math" w:cs="Times New Roman"/>
                      <w:i/>
                      <w:iCs/>
                      <w:sz w:val="21"/>
                      <w:szCs w:val="21"/>
                    </w:rPr>
                  </m:ctrlPr>
                </m:dPr>
                <m:e>
                  <m:f>
                    <m:fPr>
                      <m:ctrlPr>
                        <w:rPr>
                          <w:rFonts w:ascii="Cambria Math" w:hAnsi="Cambria Math" w:cs="Times New Roman"/>
                          <w:i/>
                          <w:iCs/>
                          <w:sz w:val="21"/>
                          <w:szCs w:val="21"/>
                        </w:rPr>
                      </m:ctrlPr>
                    </m:fPr>
                    <m:num>
                      <m:r>
                        <w:rPr>
                          <w:rFonts w:ascii="Cambria Math" w:hAnsi="Cambria Math" w:cs="Times New Roman"/>
                          <w:sz w:val="21"/>
                          <w:szCs w:val="21"/>
                        </w:rPr>
                        <m:t>1</m:t>
                      </m:r>
                    </m:num>
                    <m:den>
                      <m:d>
                        <m:dPr>
                          <m:begChr m:val="‖"/>
                          <m:endChr m:val=""/>
                          <m:ctrlPr>
                            <w:rPr>
                              <w:rFonts w:ascii="Cambria Math" w:hAnsi="Cambria Math" w:cs="Times New Roman"/>
                              <w:i/>
                              <w:iCs/>
                              <w:sz w:val="21"/>
                              <w:szCs w:val="21"/>
                            </w:rPr>
                          </m:ctrlPr>
                        </m:dPr>
                        <m:e>
                          <m:d>
                            <m:dPr>
                              <m:begChr m:val=""/>
                              <m:endChr m:val="‖"/>
                              <m:ctrlPr>
                                <w:rPr>
                                  <w:rFonts w:ascii="Cambria Math" w:hAnsi="Cambria Math" w:cs="Times New Roman"/>
                                  <w:i/>
                                  <w:iCs/>
                                  <w:sz w:val="21"/>
                                  <w:szCs w:val="21"/>
                                </w:rPr>
                              </m:ctrlPr>
                            </m:dPr>
                            <m:e>
                              <m:r>
                                <w:rPr>
                                  <w:rFonts w:ascii="Cambria Math" w:hAnsi="Cambria Math" w:cs="Times New Roman"/>
                                  <w:sz w:val="21"/>
                                  <w:szCs w:val="21"/>
                                </w:rPr>
                                <m:t>o</m:t>
                              </m:r>
                            </m:e>
                          </m:d>
                        </m:e>
                      </m:d>
                    </m:den>
                  </m:f>
                  <m:nary>
                    <m:naryPr>
                      <m:chr m:val="∑"/>
                      <m:limLoc m:val="undOvr"/>
                      <m:ctrlPr>
                        <w:rPr>
                          <w:rFonts w:ascii="Cambria Math" w:hAnsi="Cambria Math" w:cs="Times New Roman"/>
                          <w:i/>
                          <w:iCs/>
                          <w:sz w:val="21"/>
                          <w:szCs w:val="21"/>
                        </w:rPr>
                      </m:ctrlPr>
                    </m:naryPr>
                    <m:sub>
                      <m:r>
                        <w:rPr>
                          <w:rFonts w:ascii="Cambria Math" w:hAnsi="Cambria Math" w:cs="Times New Roman"/>
                          <w:sz w:val="21"/>
                          <w:szCs w:val="21"/>
                        </w:rPr>
                        <m:t>t=1</m:t>
                      </m:r>
                    </m:sub>
                    <m:sup>
                      <m:d>
                        <m:dPr>
                          <m:begChr m:val="‖"/>
                          <m:endChr m:val=""/>
                          <m:ctrlPr>
                            <w:rPr>
                              <w:rFonts w:ascii="Cambria Math" w:hAnsi="Cambria Math" w:cs="Times New Roman"/>
                              <w:i/>
                              <w:iCs/>
                              <w:sz w:val="21"/>
                              <w:szCs w:val="21"/>
                            </w:rPr>
                          </m:ctrlPr>
                        </m:dPr>
                        <m:e>
                          <m:d>
                            <m:dPr>
                              <m:begChr m:val=""/>
                              <m:endChr m:val="‖"/>
                              <m:ctrlPr>
                                <w:rPr>
                                  <w:rFonts w:ascii="Cambria Math" w:hAnsi="Cambria Math" w:cs="Times New Roman"/>
                                  <w:i/>
                                  <w:iCs/>
                                  <w:sz w:val="21"/>
                                  <w:szCs w:val="21"/>
                                </w:rPr>
                              </m:ctrlPr>
                            </m:dPr>
                            <m:e>
                              <m:r>
                                <w:rPr>
                                  <w:rFonts w:ascii="Cambria Math" w:hAnsi="Cambria Math" w:cs="Times New Roman"/>
                                  <w:sz w:val="21"/>
                                  <w:szCs w:val="21"/>
                                </w:rPr>
                                <m:t>o</m:t>
                              </m:r>
                            </m:e>
                          </m:d>
                        </m:e>
                      </m:d>
                    </m:sup>
                    <m:e>
                      <m:f>
                        <m:fPr>
                          <m:ctrlPr>
                            <w:rPr>
                              <w:rFonts w:ascii="Cambria Math" w:hAnsi="Cambria Math" w:cs="Times New Roman"/>
                              <w:i/>
                              <w:iCs/>
                              <w:sz w:val="21"/>
                              <w:szCs w:val="21"/>
                            </w:rPr>
                          </m:ctrlPr>
                        </m:fPr>
                        <m:num>
                          <m:sSub>
                            <m:sSubPr>
                              <m:ctrlPr>
                                <w:rPr>
                                  <w:rFonts w:ascii="Cambria Math" w:hAnsi="Cambria Math" w:cs="Times New Roman"/>
                                  <w:i/>
                                  <w:iCs/>
                                  <w:sz w:val="21"/>
                                  <w:szCs w:val="21"/>
                                </w:rPr>
                              </m:ctrlPr>
                            </m:sSubPr>
                            <m:e>
                              <m:r>
                                <w:rPr>
                                  <w:rFonts w:ascii="Cambria Math" w:hAnsi="Cambria Math" w:cs="Times New Roman"/>
                                  <w:sz w:val="21"/>
                                  <w:szCs w:val="21"/>
                                </w:rPr>
                                <m:t>π</m:t>
                              </m:r>
                            </m:e>
                            <m:sub>
                              <m:r>
                                <w:rPr>
                                  <w:rFonts w:ascii="Cambria Math" w:hAnsi="Cambria Math" w:cs="Times New Roman"/>
                                  <w:sz w:val="21"/>
                                  <w:szCs w:val="21"/>
                                </w:rPr>
                                <m:t>θ</m:t>
                              </m:r>
                            </m:sub>
                          </m:sSub>
                          <m:d>
                            <m:dPr>
                              <m:ctrlPr>
                                <w:rPr>
                                  <w:rFonts w:ascii="Cambria Math" w:hAnsi="Cambria Math" w:cs="Times New Roman"/>
                                  <w:i/>
                                  <w:iCs/>
                                  <w:sz w:val="21"/>
                                  <w:szCs w:val="21"/>
                                </w:rPr>
                              </m:ctrlPr>
                            </m:dPr>
                            <m:e>
                              <m:sSub>
                                <m:sSubPr>
                                  <m:ctrlPr>
                                    <w:rPr>
                                      <w:rFonts w:ascii="Cambria Math" w:hAnsi="Cambria Math" w:cs="Times New Roman"/>
                                      <w:i/>
                                      <w:iCs/>
                                      <w:sz w:val="21"/>
                                      <w:szCs w:val="21"/>
                                    </w:rPr>
                                  </m:ctrlPr>
                                </m:sSubPr>
                                <m:e>
                                  <m:r>
                                    <w:rPr>
                                      <w:rFonts w:ascii="Cambria Math" w:hAnsi="Cambria Math" w:cs="Times New Roman"/>
                                      <w:sz w:val="21"/>
                                      <w:szCs w:val="21"/>
                                    </w:rPr>
                                    <m:t>o</m:t>
                                  </m:r>
                                </m:e>
                                <m:sub>
                                  <m:r>
                                    <w:rPr>
                                      <w:rFonts w:ascii="Cambria Math" w:hAnsi="Cambria Math" w:cs="Times New Roman"/>
                                      <w:sz w:val="21"/>
                                      <w:szCs w:val="21"/>
                                    </w:rPr>
                                    <m:t>t</m:t>
                                  </m:r>
                                </m:sub>
                              </m:sSub>
                            </m:e>
                            <m:e>
                              <m:r>
                                <w:rPr>
                                  <w:rFonts w:ascii="Cambria Math" w:hAnsi="Cambria Math" w:cs="Times New Roman"/>
                                  <w:sz w:val="21"/>
                                  <w:szCs w:val="21"/>
                                </w:rPr>
                                <m:t>q,</m:t>
                              </m:r>
                              <m:sSub>
                                <m:sSubPr>
                                  <m:ctrlPr>
                                    <w:rPr>
                                      <w:rFonts w:ascii="Cambria Math" w:hAnsi="Cambria Math" w:cs="Times New Roman"/>
                                      <w:i/>
                                      <w:iCs/>
                                      <w:sz w:val="21"/>
                                      <w:szCs w:val="21"/>
                                    </w:rPr>
                                  </m:ctrlPr>
                                </m:sSubPr>
                                <m:e>
                                  <m:r>
                                    <w:rPr>
                                      <w:rFonts w:ascii="Cambria Math" w:hAnsi="Cambria Math" w:cs="Times New Roman"/>
                                      <w:sz w:val="21"/>
                                      <w:szCs w:val="21"/>
                                    </w:rPr>
                                    <m:t>o</m:t>
                                  </m:r>
                                </m:e>
                                <m:sub>
                                  <m:r>
                                    <w:rPr>
                                      <w:rFonts w:ascii="Cambria Math" w:hAnsi="Cambria Math" w:cs="Times New Roman"/>
                                      <w:sz w:val="21"/>
                                      <w:szCs w:val="21"/>
                                    </w:rPr>
                                    <m:t>&lt;t</m:t>
                                  </m:r>
                                </m:sub>
                              </m:sSub>
                            </m:e>
                          </m:d>
                        </m:num>
                        <m:den>
                          <m:sSub>
                            <m:sSubPr>
                              <m:ctrlPr>
                                <w:rPr>
                                  <w:rFonts w:ascii="Cambria Math" w:hAnsi="Cambria Math" w:cs="Times New Roman"/>
                                  <w:i/>
                                  <w:iCs/>
                                  <w:sz w:val="21"/>
                                  <w:szCs w:val="21"/>
                                </w:rPr>
                              </m:ctrlPr>
                            </m:sSubPr>
                            <m:e>
                              <m:r>
                                <w:rPr>
                                  <w:rFonts w:ascii="Cambria Math" w:hAnsi="Cambria Math" w:cs="Times New Roman"/>
                                  <w:sz w:val="21"/>
                                  <w:szCs w:val="21"/>
                                </w:rPr>
                                <m:t>π</m:t>
                              </m:r>
                            </m:e>
                            <m:sub>
                              <m:sSub>
                                <m:sSubPr>
                                  <m:ctrlPr>
                                    <w:rPr>
                                      <w:rFonts w:ascii="Cambria Math" w:hAnsi="Cambria Math" w:cs="Times New Roman"/>
                                      <w:i/>
                                      <w:iCs/>
                                      <w:sz w:val="21"/>
                                      <w:szCs w:val="21"/>
                                    </w:rPr>
                                  </m:ctrlPr>
                                </m:sSubPr>
                                <m:e>
                                  <m:r>
                                    <w:rPr>
                                      <w:rFonts w:ascii="Cambria Math" w:hAnsi="Cambria Math" w:cs="Times New Roman"/>
                                      <w:sz w:val="21"/>
                                      <w:szCs w:val="21"/>
                                    </w:rPr>
                                    <m:t>θ</m:t>
                                  </m:r>
                                </m:e>
                                <m:sub>
                                  <m:r>
                                    <w:rPr>
                                      <w:rFonts w:ascii="Cambria Math" w:hAnsi="Cambria Math" w:cs="Times New Roman"/>
                                      <w:sz w:val="21"/>
                                      <w:szCs w:val="21"/>
                                    </w:rPr>
                                    <m:t>old</m:t>
                                  </m:r>
                                </m:sub>
                              </m:sSub>
                            </m:sub>
                          </m:sSub>
                          <m:d>
                            <m:dPr>
                              <m:ctrlPr>
                                <w:rPr>
                                  <w:rFonts w:ascii="Cambria Math" w:hAnsi="Cambria Math" w:cs="Times New Roman"/>
                                  <w:i/>
                                  <w:iCs/>
                                  <w:sz w:val="21"/>
                                  <w:szCs w:val="21"/>
                                </w:rPr>
                              </m:ctrlPr>
                            </m:dPr>
                            <m:e>
                              <m:sSub>
                                <m:sSubPr>
                                  <m:ctrlPr>
                                    <w:rPr>
                                      <w:rFonts w:ascii="Cambria Math" w:hAnsi="Cambria Math" w:cs="Times New Roman"/>
                                      <w:i/>
                                      <w:iCs/>
                                      <w:sz w:val="21"/>
                                      <w:szCs w:val="21"/>
                                    </w:rPr>
                                  </m:ctrlPr>
                                </m:sSubPr>
                                <m:e>
                                  <m:r>
                                    <w:rPr>
                                      <w:rFonts w:ascii="Cambria Math" w:hAnsi="Cambria Math" w:cs="Times New Roman"/>
                                      <w:sz w:val="21"/>
                                      <w:szCs w:val="21"/>
                                    </w:rPr>
                                    <m:t>o</m:t>
                                  </m:r>
                                </m:e>
                                <m:sub>
                                  <m:r>
                                    <w:rPr>
                                      <w:rFonts w:ascii="Cambria Math" w:hAnsi="Cambria Math" w:cs="Times New Roman"/>
                                      <w:sz w:val="21"/>
                                      <w:szCs w:val="21"/>
                                    </w:rPr>
                                    <m:t>t</m:t>
                                  </m:r>
                                </m:sub>
                              </m:sSub>
                            </m:e>
                            <m:e>
                              <m:r>
                                <w:rPr>
                                  <w:rFonts w:ascii="Cambria Math" w:hAnsi="Cambria Math" w:cs="Times New Roman"/>
                                  <w:sz w:val="21"/>
                                  <w:szCs w:val="21"/>
                                </w:rPr>
                                <m:t>q,</m:t>
                              </m:r>
                              <m:sSub>
                                <m:sSubPr>
                                  <m:ctrlPr>
                                    <w:rPr>
                                      <w:rFonts w:ascii="Cambria Math" w:hAnsi="Cambria Math" w:cs="Times New Roman"/>
                                      <w:i/>
                                      <w:iCs/>
                                      <w:sz w:val="21"/>
                                      <w:szCs w:val="21"/>
                                    </w:rPr>
                                  </m:ctrlPr>
                                </m:sSubPr>
                                <m:e>
                                  <m:r>
                                    <w:rPr>
                                      <w:rFonts w:ascii="Cambria Math" w:hAnsi="Cambria Math" w:cs="Times New Roman"/>
                                      <w:sz w:val="21"/>
                                      <w:szCs w:val="21"/>
                                    </w:rPr>
                                    <m:t>o</m:t>
                                  </m:r>
                                </m:e>
                                <m:sub>
                                  <m:r>
                                    <w:rPr>
                                      <w:rFonts w:ascii="Cambria Math" w:hAnsi="Cambria Math" w:cs="Times New Roman"/>
                                      <w:sz w:val="21"/>
                                      <w:szCs w:val="21"/>
                                    </w:rPr>
                                    <m:t>&lt;t</m:t>
                                  </m:r>
                                </m:sub>
                              </m:sSub>
                            </m:e>
                          </m:d>
                        </m:den>
                      </m:f>
                      <m:sSub>
                        <m:sSubPr>
                          <m:ctrlPr>
                            <w:rPr>
                              <w:rFonts w:ascii="Cambria Math" w:hAnsi="Cambria Math" w:cs="Times New Roman"/>
                              <w:i/>
                              <w:iCs/>
                              <w:sz w:val="21"/>
                              <w:szCs w:val="21"/>
                            </w:rPr>
                          </m:ctrlPr>
                        </m:sSubPr>
                        <m:e>
                          <m:r>
                            <w:rPr>
                              <w:rFonts w:ascii="Cambria Math" w:hAnsi="Cambria Math" w:cs="Times New Roman"/>
                              <w:sz w:val="21"/>
                              <w:szCs w:val="21"/>
                            </w:rPr>
                            <m:t>A</m:t>
                          </m:r>
                        </m:e>
                        <m:sub>
                          <m:r>
                            <w:rPr>
                              <w:rFonts w:ascii="Cambria Math" w:hAnsi="Cambria Math" w:cs="Times New Roman"/>
                              <w:sz w:val="21"/>
                              <w:szCs w:val="21"/>
                            </w:rPr>
                            <m:t>t</m:t>
                          </m:r>
                        </m:sub>
                      </m:sSub>
                    </m:e>
                  </m:nary>
                </m:e>
              </m:d>
              <m:r>
                <w:rPr>
                  <w:rFonts w:ascii="Cambria Math" w:hAnsi="Cambria Math" w:cs="Times New Roman"/>
                  <w:sz w:val="21"/>
                  <w:szCs w:val="21"/>
                </w:rPr>
                <m:t>#</m:t>
              </m:r>
              <m:d>
                <m:dPr>
                  <m:ctrlPr>
                    <w:rPr>
                      <w:rFonts w:ascii="Cambria Math" w:hAnsi="Cambria Math" w:cs="Times New Roman"/>
                      <w:i/>
                      <w:iCs/>
                      <w:sz w:val="21"/>
                      <w:szCs w:val="21"/>
                    </w:rPr>
                  </m:ctrlPr>
                </m:dPr>
                <m:e>
                  <m:r>
                    <w:rPr>
                      <w:rFonts w:ascii="Cambria Math" w:hAnsi="Cambria Math" w:cs="Times New Roman"/>
                      <w:sz w:val="21"/>
                      <w:szCs w:val="21"/>
                    </w:rPr>
                    <m:t>2</m:t>
                  </m:r>
                </m:e>
              </m:d>
            </m:e>
          </m:eqArr>
        </m:oMath>
      </m:oMathPara>
    </w:p>
    <w:p w14:paraId="5DA82B8D" w14:textId="37F09A20" w:rsidR="005D3F02" w:rsidRDefault="000547A6" w:rsidP="00BA2A20">
      <w:pPr>
        <w:rPr>
          <w:rFonts w:hint="eastAsia"/>
          <w:iCs/>
        </w:rPr>
      </w:pPr>
      <w:r w:rsidRPr="000547A6">
        <w:rPr>
          <w:rFonts w:hint="eastAsia"/>
          <w:iCs/>
        </w:rPr>
        <w:t>其中，</w:t>
      </w:r>
      <m:oMath>
        <m:sSub>
          <m:sSubPr>
            <m:ctrlPr>
              <w:rPr>
                <w:rFonts w:ascii="Cambria Math" w:hAnsi="Cambria Math" w:cs="Times New Roman"/>
                <w:i/>
                <w:iCs/>
                <w:sz w:val="21"/>
                <w:szCs w:val="21"/>
              </w:rPr>
            </m:ctrlPr>
          </m:sSubPr>
          <m:e>
            <m:r>
              <w:rPr>
                <w:rFonts w:ascii="Cambria Math" w:hAnsi="Cambria Math" w:cs="Times New Roman"/>
                <w:sz w:val="21"/>
                <w:szCs w:val="21"/>
              </w:rPr>
              <m:t>π</m:t>
            </m:r>
          </m:e>
          <m:sub>
            <m:r>
              <w:rPr>
                <w:rFonts w:ascii="Cambria Math" w:hAnsi="Cambria Math" w:cs="Times New Roman"/>
                <w:sz w:val="21"/>
                <w:szCs w:val="21"/>
              </w:rPr>
              <m:t>θ</m:t>
            </m:r>
          </m:sub>
        </m:sSub>
      </m:oMath>
      <w:r w:rsidRPr="000547A6">
        <w:rPr>
          <w:rFonts w:hint="eastAsia"/>
          <w:iCs/>
        </w:rPr>
        <w:t>和 </w:t>
      </w:r>
      <m:oMath>
        <m:sSub>
          <m:sSubPr>
            <m:ctrlPr>
              <w:rPr>
                <w:rFonts w:ascii="Cambria Math" w:hAnsi="Cambria Math" w:cs="Times New Roman"/>
                <w:i/>
                <w:iCs/>
                <w:sz w:val="21"/>
                <w:szCs w:val="21"/>
              </w:rPr>
            </m:ctrlPr>
          </m:sSubPr>
          <m:e>
            <m:r>
              <w:rPr>
                <w:rFonts w:ascii="Cambria Math" w:hAnsi="Cambria Math" w:cs="Times New Roman"/>
                <w:sz w:val="21"/>
                <w:szCs w:val="21"/>
              </w:rPr>
              <m:t>π</m:t>
            </m:r>
          </m:e>
          <m:sub>
            <m:sSub>
              <m:sSubPr>
                <m:ctrlPr>
                  <w:rPr>
                    <w:rFonts w:ascii="Cambria Math" w:hAnsi="Cambria Math" w:cs="Times New Roman"/>
                    <w:i/>
                    <w:iCs/>
                    <w:sz w:val="21"/>
                    <w:szCs w:val="21"/>
                  </w:rPr>
                </m:ctrlPr>
              </m:sSubPr>
              <m:e>
                <m:r>
                  <w:rPr>
                    <w:rFonts w:ascii="Cambria Math" w:hAnsi="Cambria Math" w:cs="Times New Roman"/>
                    <w:sz w:val="21"/>
                    <w:szCs w:val="21"/>
                  </w:rPr>
                  <m:t>θ</m:t>
                </m:r>
              </m:e>
              <m:sub>
                <m:r>
                  <w:rPr>
                    <w:rFonts w:ascii="Cambria Math" w:hAnsi="Cambria Math" w:cs="Times New Roman"/>
                    <w:sz w:val="21"/>
                    <w:szCs w:val="21"/>
                  </w:rPr>
                  <m:t>old</m:t>
                </m:r>
              </m:sub>
            </m:sSub>
          </m:sub>
        </m:sSub>
      </m:oMath>
      <w:r w:rsidRPr="000547A6">
        <w:rPr>
          <w:rFonts w:hint="eastAsia"/>
          <w:iCs/>
        </w:rPr>
        <w:t>分别是当前策略模型和旧策略模型，</w:t>
      </w:r>
      <m:oMath>
        <m:r>
          <w:rPr>
            <w:rFonts w:ascii="Cambria Math" w:hAnsi="Cambria Math" w:hint="eastAsia"/>
          </w:rPr>
          <m:t>q</m:t>
        </m:r>
      </m:oMath>
      <w:r w:rsidRPr="000547A6">
        <w:rPr>
          <w:rFonts w:hint="eastAsia"/>
          <w:iCs/>
        </w:rPr>
        <w:t>和</w:t>
      </w:r>
      <m:oMath>
        <m:r>
          <w:rPr>
            <w:rFonts w:ascii="Cambria Math" w:hAnsi="Cambria Math" w:hint="eastAsia"/>
          </w:rPr>
          <m:t>o</m:t>
        </m:r>
      </m:oMath>
      <w:r w:rsidRPr="000547A6">
        <w:rPr>
          <w:rFonts w:hint="eastAsia"/>
          <w:iCs/>
        </w:rPr>
        <w:t>是从问题数据集和旧策略</w:t>
      </w:r>
      <w:r w:rsidR="00DB2B58" w:rsidRPr="000547A6">
        <w:rPr>
          <w:rFonts w:hint="eastAsia"/>
          <w:iCs/>
        </w:rPr>
        <w:t> </w:t>
      </w:r>
      <m:oMath>
        <m:sSub>
          <m:sSubPr>
            <m:ctrlPr>
              <w:rPr>
                <w:rFonts w:ascii="Cambria Math" w:hAnsi="Cambria Math" w:cs="Times New Roman"/>
                <w:i/>
                <w:iCs/>
                <w:sz w:val="21"/>
                <w:szCs w:val="21"/>
              </w:rPr>
            </m:ctrlPr>
          </m:sSubPr>
          <m:e>
            <m:r>
              <w:rPr>
                <w:rFonts w:ascii="Cambria Math" w:hAnsi="Cambria Math" w:cs="Times New Roman"/>
                <w:sz w:val="21"/>
                <w:szCs w:val="21"/>
              </w:rPr>
              <m:t>π</m:t>
            </m:r>
          </m:e>
          <m:sub>
            <m:sSub>
              <m:sSubPr>
                <m:ctrlPr>
                  <w:rPr>
                    <w:rFonts w:ascii="Cambria Math" w:hAnsi="Cambria Math" w:cs="Times New Roman"/>
                    <w:i/>
                    <w:iCs/>
                    <w:sz w:val="21"/>
                    <w:szCs w:val="21"/>
                  </w:rPr>
                </m:ctrlPr>
              </m:sSubPr>
              <m:e>
                <m:r>
                  <w:rPr>
                    <w:rFonts w:ascii="Cambria Math" w:hAnsi="Cambria Math" w:cs="Times New Roman"/>
                    <w:sz w:val="21"/>
                    <w:szCs w:val="21"/>
                  </w:rPr>
                  <m:t>θ</m:t>
                </m:r>
              </m:e>
              <m:sub>
                <m:r>
                  <w:rPr>
                    <w:rFonts w:ascii="Cambria Math" w:hAnsi="Cambria Math" w:cs="Times New Roman"/>
                    <w:sz w:val="21"/>
                    <w:szCs w:val="21"/>
                  </w:rPr>
                  <m:t>old</m:t>
                </m:r>
              </m:sub>
            </m:sSub>
          </m:sub>
        </m:sSub>
      </m:oMath>
      <w:r w:rsidRPr="000547A6">
        <w:rPr>
          <w:rFonts w:hint="eastAsia"/>
          <w:iCs/>
        </w:rPr>
        <w:t>中采样的问题和输出优势</w:t>
      </w:r>
      <m:oMath>
        <m:sSub>
          <m:sSubPr>
            <m:ctrlPr>
              <w:rPr>
                <w:rFonts w:ascii="Cambria Math" w:hAnsi="Cambria Math"/>
                <w:i/>
                <w:iCs/>
              </w:rPr>
            </m:ctrlPr>
          </m:sSubPr>
          <m:e>
            <m:r>
              <w:rPr>
                <w:rFonts w:ascii="Cambria Math" w:hAnsi="Cambria Math" w:hint="eastAsia"/>
              </w:rPr>
              <m:t> A</m:t>
            </m:r>
          </m:e>
          <m:sub>
            <m:r>
              <w:rPr>
                <w:rFonts w:ascii="Cambria Math" w:hAnsi="Cambria Math"/>
              </w:rPr>
              <m:t>t</m:t>
            </m:r>
          </m:sub>
        </m:sSub>
        <m:r>
          <w:rPr>
            <w:rFonts w:ascii="Cambria Math" w:hAnsi="Cambria Math" w:cs="Times New Roman"/>
            <w:vertAlign w:val="subscript"/>
          </w:rPr>
          <m:t>​</m:t>
        </m:r>
      </m:oMath>
      <w:r w:rsidR="00DB2B58" w:rsidRPr="00DB2B58">
        <w:rPr>
          <w:rFonts w:hint="eastAsia"/>
          <w:iCs/>
        </w:rPr>
        <w:t xml:space="preserve"> </w:t>
      </w:r>
      <w:r w:rsidRPr="000547A6">
        <w:rPr>
          <w:rFonts w:hint="eastAsia"/>
          <w:iCs/>
        </w:rPr>
        <w:t>是通过广义优势估计（Generalized Advantage Estimation, GAE）计算的，计算过程基于奖励</w:t>
      </w:r>
      <m:oMath>
        <m:r>
          <w:rPr>
            <w:rFonts w:ascii="Cambria Math" w:hAnsi="Cambria Math" w:hint="eastAsia"/>
          </w:rPr>
          <m:t xml:space="preserve"> {</m:t>
        </m:r>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hint="eastAsia"/>
          </w:rPr>
          <m:t>≥</m:t>
        </m:r>
        <m:r>
          <w:rPr>
            <w:rFonts w:ascii="Cambria Math" w:hAnsi="Cambria Math" w:hint="eastAsia"/>
          </w:rPr>
          <m:t>j</m:t>
        </m:r>
        <m:r>
          <w:rPr>
            <w:rFonts w:ascii="Cambria Math" w:hAnsi="Cambria Math" w:cs="Times New Roman"/>
          </w:rPr>
          <m:t>​</m:t>
        </m:r>
        <m:r>
          <w:rPr>
            <w:rFonts w:ascii="Cambria Math" w:hAnsi="Cambria Math" w:hint="eastAsia"/>
          </w:rPr>
          <m:t>}</m:t>
        </m:r>
      </m:oMath>
      <w:r w:rsidRPr="000547A6">
        <w:rPr>
          <w:rFonts w:hint="eastAsia"/>
          <w:iCs/>
        </w:rPr>
        <w:t xml:space="preserve"> 和学习到的值函数 </w:t>
      </w:r>
      <m:oMath>
        <m:sSub>
          <m:sSubPr>
            <m:ctrlPr>
              <w:rPr>
                <w:rFonts w:ascii="Cambria Math" w:hAnsi="Cambria Math" w:cs="Times New Roman"/>
                <w:i/>
                <w:iCs/>
                <w:sz w:val="21"/>
                <w:szCs w:val="21"/>
              </w:rPr>
            </m:ctrlPr>
          </m:sSubPr>
          <m:e>
            <m:r>
              <w:rPr>
                <w:rFonts w:ascii="Cambria Math" w:hAnsi="Cambria Math" w:cs="Times New Roman"/>
                <w:sz w:val="21"/>
                <w:szCs w:val="21"/>
              </w:rPr>
              <m:t>V</m:t>
            </m:r>
          </m:e>
          <m:sub>
            <m:sSub>
              <m:sSubPr>
                <m:ctrlPr>
                  <w:rPr>
                    <w:rFonts w:ascii="Cambria Math" w:hAnsi="Cambria Math" w:cs="Times New Roman"/>
                    <w:i/>
                    <w:iCs/>
                    <w:sz w:val="21"/>
                    <w:szCs w:val="21"/>
                  </w:rPr>
                </m:ctrlPr>
              </m:sSubPr>
              <m:e>
                <m:r>
                  <w:rPr>
                    <w:rFonts w:ascii="Cambria Math" w:hAnsi="Cambria Math" w:cs="Times New Roman"/>
                    <w:sz w:val="21"/>
                    <w:szCs w:val="21"/>
                  </w:rPr>
                  <m:t>π</m:t>
                </m:r>
              </m:e>
              <m:sub>
                <m:r>
                  <w:rPr>
                    <w:rFonts w:ascii="Cambria Math" w:hAnsi="Cambria Math" w:cs="Times New Roman"/>
                    <w:sz w:val="21"/>
                    <w:szCs w:val="21"/>
                  </w:rPr>
                  <m:t>old</m:t>
                </m:r>
              </m:sub>
            </m:sSub>
          </m:sub>
        </m:sSub>
      </m:oMath>
      <w:r w:rsidRPr="000547A6">
        <w:rPr>
          <w:rFonts w:ascii="Times New Roman" w:hAnsi="Times New Roman" w:cs="Times New Roman"/>
          <w:iCs/>
        </w:rPr>
        <w:t>​​</w:t>
      </w:r>
      <w:r w:rsidRPr="000547A6">
        <w:rPr>
          <w:rFonts w:ascii="等线" w:eastAsia="等线" w:hAnsi="等线" w:cs="等线" w:hint="eastAsia"/>
          <w:iCs/>
        </w:rPr>
        <w:t>为了减轻对奖励模型的过度优化，标准方法是在每个标记的奖励中添加一个来自参考模型的每个标记的</w:t>
      </w:r>
      <w:r w:rsidRPr="000547A6">
        <w:rPr>
          <w:rFonts w:hint="eastAsia"/>
          <w:iCs/>
        </w:rPr>
        <w:t>KL惩罚，即：</w:t>
      </w:r>
    </w:p>
    <w:p w14:paraId="1EE47248" w14:textId="7E01FF89" w:rsidR="00D15B6D" w:rsidRPr="00D15B6D" w:rsidRDefault="00000000" w:rsidP="00BA2A20">
      <w:pPr>
        <w:rPr>
          <w:rFonts w:hint="eastAsia"/>
          <w:iCs/>
        </w:rPr>
      </w:pPr>
      <m:oMathPara>
        <m:oMath>
          <m:eqArr>
            <m:eqArrPr>
              <m:maxDist m:val="1"/>
              <m:ctrlPr>
                <w:rPr>
                  <w:rFonts w:ascii="Cambria Math" w:hAnsi="Cambria Math" w:cs="Times New Roman"/>
                  <w:i/>
                  <w:iCs/>
                  <w:sz w:val="21"/>
                  <w:szCs w:val="21"/>
                </w:rPr>
              </m:ctrlPr>
            </m:eqArrPr>
            <m:e>
              <m:sSub>
                <m:sSubPr>
                  <m:ctrlPr>
                    <w:rPr>
                      <w:rFonts w:ascii="Cambria Math" w:hAnsi="Cambria Math"/>
                      <w:i/>
                      <w:iCs/>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φ</m:t>
                  </m:r>
                </m:sub>
              </m:sSub>
              <m:d>
                <m:dPr>
                  <m:ctrlPr>
                    <w:rPr>
                      <w:rFonts w:ascii="Cambria Math" w:hAnsi="Cambria Math"/>
                      <w:i/>
                      <w:iCs/>
                    </w:rPr>
                  </m:ctrlPr>
                </m:dPr>
                <m:e>
                  <m:r>
                    <w:rPr>
                      <w:rFonts w:ascii="Cambria Math" w:hAnsi="Cambria Math"/>
                    </w:rPr>
                    <m:t>q,</m:t>
                  </m:r>
                  <m:sSub>
                    <m:sSubPr>
                      <m:ctrlPr>
                        <w:rPr>
                          <w:rFonts w:ascii="Cambria Math" w:hAnsi="Cambria Math"/>
                          <w:i/>
                          <w:iCs/>
                        </w:rPr>
                      </m:ctrlPr>
                    </m:sSubPr>
                    <m:e>
                      <m:r>
                        <w:rPr>
                          <w:rFonts w:ascii="Cambria Math" w:hAnsi="Cambria Math"/>
                        </w:rPr>
                        <m:t>o</m:t>
                      </m:r>
                    </m:e>
                    <m:sub>
                      <m:r>
                        <w:rPr>
                          <w:rFonts w:ascii="Cambria Math" w:hAnsi="Cambria Math"/>
                        </w:rPr>
                        <m:t>≤t</m:t>
                      </m:r>
                    </m:sub>
                  </m:sSub>
                </m:e>
              </m:d>
              <m:r>
                <w:rPr>
                  <w:rFonts w:ascii="Cambria Math" w:hAnsi="Cambria Math"/>
                </w:rPr>
                <m:t>-β</m:t>
              </m:r>
              <m:func>
                <m:funcPr>
                  <m:ctrlPr>
                    <w:rPr>
                      <w:rFonts w:ascii="Cambria Math" w:hAnsi="Cambria Math"/>
                      <w:iCs/>
                    </w:rPr>
                  </m:ctrlPr>
                </m:funcPr>
                <m:fName>
                  <m:r>
                    <m:rPr>
                      <m:sty m:val="p"/>
                    </m:rPr>
                    <w:rPr>
                      <w:rFonts w:ascii="Cambria Math" w:hAnsi="Cambria Math"/>
                    </w:rPr>
                    <m:t>log</m:t>
                  </m:r>
                </m:fName>
                <m:e>
                  <m:f>
                    <m:fPr>
                      <m:ctrlPr>
                        <w:rPr>
                          <w:rFonts w:ascii="Cambria Math" w:hAnsi="Cambria Math" w:cs="Times New Roman"/>
                          <w:i/>
                          <w:iCs/>
                          <w:sz w:val="21"/>
                          <w:szCs w:val="21"/>
                        </w:rPr>
                      </m:ctrlPr>
                    </m:fPr>
                    <m:num>
                      <m:sSub>
                        <m:sSubPr>
                          <m:ctrlPr>
                            <w:rPr>
                              <w:rFonts w:ascii="Cambria Math" w:hAnsi="Cambria Math" w:cs="Times New Roman"/>
                              <w:i/>
                              <w:iCs/>
                              <w:sz w:val="21"/>
                              <w:szCs w:val="21"/>
                            </w:rPr>
                          </m:ctrlPr>
                        </m:sSubPr>
                        <m:e>
                          <m:r>
                            <w:rPr>
                              <w:rFonts w:ascii="Cambria Math" w:hAnsi="Cambria Math" w:cs="Times New Roman"/>
                              <w:sz w:val="21"/>
                              <w:szCs w:val="21"/>
                            </w:rPr>
                            <m:t>π</m:t>
                          </m:r>
                        </m:e>
                        <m:sub>
                          <m:r>
                            <w:rPr>
                              <w:rFonts w:ascii="Cambria Math" w:hAnsi="Cambria Math" w:cs="Times New Roman"/>
                              <w:sz w:val="21"/>
                              <w:szCs w:val="21"/>
                            </w:rPr>
                            <m:t>θ</m:t>
                          </m:r>
                        </m:sub>
                      </m:sSub>
                      <m:d>
                        <m:dPr>
                          <m:ctrlPr>
                            <w:rPr>
                              <w:rFonts w:ascii="Cambria Math" w:hAnsi="Cambria Math" w:cs="Times New Roman"/>
                              <w:i/>
                              <w:iCs/>
                              <w:sz w:val="21"/>
                              <w:szCs w:val="21"/>
                            </w:rPr>
                          </m:ctrlPr>
                        </m:dPr>
                        <m:e>
                          <m:sSub>
                            <m:sSubPr>
                              <m:ctrlPr>
                                <w:rPr>
                                  <w:rFonts w:ascii="Cambria Math" w:hAnsi="Cambria Math" w:cs="Times New Roman"/>
                                  <w:i/>
                                  <w:iCs/>
                                  <w:sz w:val="21"/>
                                  <w:szCs w:val="21"/>
                                </w:rPr>
                              </m:ctrlPr>
                            </m:sSubPr>
                            <m:e>
                              <m:r>
                                <w:rPr>
                                  <w:rFonts w:ascii="Cambria Math" w:hAnsi="Cambria Math" w:cs="Times New Roman"/>
                                  <w:sz w:val="21"/>
                                  <w:szCs w:val="21"/>
                                </w:rPr>
                                <m:t>o</m:t>
                              </m:r>
                            </m:e>
                            <m:sub>
                              <m:r>
                                <w:rPr>
                                  <w:rFonts w:ascii="Cambria Math" w:hAnsi="Cambria Math" w:cs="Times New Roman"/>
                                  <w:sz w:val="21"/>
                                  <w:szCs w:val="21"/>
                                </w:rPr>
                                <m:t>t</m:t>
                              </m:r>
                            </m:sub>
                          </m:sSub>
                        </m:e>
                        <m:e>
                          <m:r>
                            <w:rPr>
                              <w:rFonts w:ascii="Cambria Math" w:hAnsi="Cambria Math" w:cs="Times New Roman"/>
                              <w:sz w:val="21"/>
                              <w:szCs w:val="21"/>
                            </w:rPr>
                            <m:t>q,</m:t>
                          </m:r>
                          <m:sSub>
                            <m:sSubPr>
                              <m:ctrlPr>
                                <w:rPr>
                                  <w:rFonts w:ascii="Cambria Math" w:hAnsi="Cambria Math" w:cs="Times New Roman"/>
                                  <w:i/>
                                  <w:iCs/>
                                  <w:sz w:val="21"/>
                                  <w:szCs w:val="21"/>
                                </w:rPr>
                              </m:ctrlPr>
                            </m:sSubPr>
                            <m:e>
                              <m:r>
                                <w:rPr>
                                  <w:rFonts w:ascii="Cambria Math" w:hAnsi="Cambria Math" w:cs="Times New Roman"/>
                                  <w:sz w:val="21"/>
                                  <w:szCs w:val="21"/>
                                </w:rPr>
                                <m:t>o</m:t>
                              </m:r>
                            </m:e>
                            <m:sub>
                              <m:r>
                                <w:rPr>
                                  <w:rFonts w:ascii="Cambria Math" w:hAnsi="Cambria Math" w:cs="Times New Roman"/>
                                  <w:sz w:val="21"/>
                                  <w:szCs w:val="21"/>
                                </w:rPr>
                                <m:t>&lt;t</m:t>
                              </m:r>
                            </m:sub>
                          </m:sSub>
                        </m:e>
                      </m:d>
                    </m:num>
                    <m:den>
                      <m:sSub>
                        <m:sSubPr>
                          <m:ctrlPr>
                            <w:rPr>
                              <w:rFonts w:ascii="Cambria Math" w:hAnsi="Cambria Math" w:cs="Times New Roman"/>
                              <w:i/>
                              <w:iCs/>
                              <w:sz w:val="21"/>
                              <w:szCs w:val="21"/>
                            </w:rPr>
                          </m:ctrlPr>
                        </m:sSubPr>
                        <m:e>
                          <m:r>
                            <w:rPr>
                              <w:rFonts w:ascii="Cambria Math" w:hAnsi="Cambria Math" w:cs="Times New Roman"/>
                              <w:sz w:val="21"/>
                              <w:szCs w:val="21"/>
                            </w:rPr>
                            <m:t>π</m:t>
                          </m:r>
                        </m:e>
                        <m:sub>
                          <m:sSub>
                            <m:sSubPr>
                              <m:ctrlPr>
                                <w:rPr>
                                  <w:rFonts w:ascii="Cambria Math" w:hAnsi="Cambria Math" w:cs="Times New Roman"/>
                                  <w:i/>
                                  <w:iCs/>
                                  <w:sz w:val="21"/>
                                  <w:szCs w:val="21"/>
                                </w:rPr>
                              </m:ctrlPr>
                            </m:sSubPr>
                            <m:e>
                              <m:r>
                                <w:rPr>
                                  <w:rFonts w:ascii="Cambria Math" w:hAnsi="Cambria Math" w:cs="Times New Roman"/>
                                  <w:sz w:val="21"/>
                                  <w:szCs w:val="21"/>
                                </w:rPr>
                                <m:t>θ</m:t>
                              </m:r>
                            </m:e>
                            <m:sub>
                              <m:r>
                                <w:rPr>
                                  <w:rFonts w:ascii="Cambria Math" w:hAnsi="Cambria Math" w:cs="Times New Roman"/>
                                  <w:sz w:val="21"/>
                                  <w:szCs w:val="21"/>
                                </w:rPr>
                                <m:t>ref</m:t>
                              </m:r>
                            </m:sub>
                          </m:sSub>
                        </m:sub>
                      </m:sSub>
                      <m:d>
                        <m:dPr>
                          <m:ctrlPr>
                            <w:rPr>
                              <w:rFonts w:ascii="Cambria Math" w:hAnsi="Cambria Math" w:cs="Times New Roman"/>
                              <w:i/>
                              <w:iCs/>
                              <w:sz w:val="21"/>
                              <w:szCs w:val="21"/>
                            </w:rPr>
                          </m:ctrlPr>
                        </m:dPr>
                        <m:e>
                          <m:sSub>
                            <m:sSubPr>
                              <m:ctrlPr>
                                <w:rPr>
                                  <w:rFonts w:ascii="Cambria Math" w:hAnsi="Cambria Math" w:cs="Times New Roman"/>
                                  <w:i/>
                                  <w:iCs/>
                                  <w:sz w:val="21"/>
                                  <w:szCs w:val="21"/>
                                </w:rPr>
                              </m:ctrlPr>
                            </m:sSubPr>
                            <m:e>
                              <m:r>
                                <w:rPr>
                                  <w:rFonts w:ascii="Cambria Math" w:hAnsi="Cambria Math" w:cs="Times New Roman"/>
                                  <w:sz w:val="21"/>
                                  <w:szCs w:val="21"/>
                                </w:rPr>
                                <m:t>o</m:t>
                              </m:r>
                            </m:e>
                            <m:sub>
                              <m:r>
                                <w:rPr>
                                  <w:rFonts w:ascii="Cambria Math" w:hAnsi="Cambria Math" w:cs="Times New Roman"/>
                                  <w:sz w:val="21"/>
                                  <w:szCs w:val="21"/>
                                </w:rPr>
                                <m:t>t</m:t>
                              </m:r>
                            </m:sub>
                          </m:sSub>
                        </m:e>
                        <m:e>
                          <m:r>
                            <w:rPr>
                              <w:rFonts w:ascii="Cambria Math" w:hAnsi="Cambria Math" w:cs="Times New Roman"/>
                              <w:sz w:val="21"/>
                              <w:szCs w:val="21"/>
                            </w:rPr>
                            <m:t>q,</m:t>
                          </m:r>
                          <m:sSub>
                            <m:sSubPr>
                              <m:ctrlPr>
                                <w:rPr>
                                  <w:rFonts w:ascii="Cambria Math" w:hAnsi="Cambria Math" w:cs="Times New Roman"/>
                                  <w:i/>
                                  <w:iCs/>
                                  <w:sz w:val="21"/>
                                  <w:szCs w:val="21"/>
                                </w:rPr>
                              </m:ctrlPr>
                            </m:sSubPr>
                            <m:e>
                              <m:r>
                                <w:rPr>
                                  <w:rFonts w:ascii="Cambria Math" w:hAnsi="Cambria Math" w:cs="Times New Roman"/>
                                  <w:sz w:val="21"/>
                                  <w:szCs w:val="21"/>
                                </w:rPr>
                                <m:t>o</m:t>
                              </m:r>
                            </m:e>
                            <m:sub>
                              <m:r>
                                <w:rPr>
                                  <w:rFonts w:ascii="Cambria Math" w:hAnsi="Cambria Math" w:cs="Times New Roman"/>
                                  <w:sz w:val="21"/>
                                  <w:szCs w:val="21"/>
                                </w:rPr>
                                <m:t>&lt;t</m:t>
                              </m:r>
                            </m:sub>
                          </m:sSub>
                        </m:e>
                      </m:d>
                    </m:den>
                  </m:f>
                </m:e>
              </m:func>
              <m:r>
                <w:rPr>
                  <w:rFonts w:ascii="Cambria Math" w:hAnsi="Cambria Math"/>
                </w:rPr>
                <m:t>#</m:t>
              </m:r>
              <m:d>
                <m:dPr>
                  <m:ctrlPr>
                    <w:rPr>
                      <w:rFonts w:ascii="Cambria Math" w:hAnsi="Cambria Math" w:cs="Times New Roman"/>
                      <w:i/>
                      <w:iCs/>
                      <w:sz w:val="21"/>
                      <w:szCs w:val="21"/>
                    </w:rPr>
                  </m:ctrlPr>
                </m:dPr>
                <m:e>
                  <m:r>
                    <w:rPr>
                      <w:rFonts w:ascii="Cambria Math" w:hAnsi="Cambria Math" w:cs="Times New Roman"/>
                      <w:sz w:val="21"/>
                      <w:szCs w:val="21"/>
                    </w:rPr>
                    <m:t>3</m:t>
                  </m:r>
                </m:e>
              </m:d>
              <m:ctrlPr>
                <w:rPr>
                  <w:rFonts w:ascii="Cambria Math" w:hAnsi="Cambria Math"/>
                  <w:i/>
                  <w:iCs/>
                </w:rPr>
              </m:ctrlPr>
            </m:e>
          </m:eqArr>
        </m:oMath>
      </m:oMathPara>
    </w:p>
    <w:p w14:paraId="77F27B9B" w14:textId="62FD0B02" w:rsidR="00BA2A20" w:rsidRPr="005D3F02" w:rsidRDefault="005D3F02" w:rsidP="000547A6">
      <w:pPr>
        <w:rPr>
          <w:rFonts w:hint="eastAsia"/>
          <w:iCs/>
        </w:rPr>
      </w:pPr>
      <w:r w:rsidRPr="005D3F02">
        <w:rPr>
          <w:rFonts w:hint="eastAsia"/>
          <w:iCs/>
        </w:rPr>
        <w:t>其中，  </w:t>
      </w:r>
      <m:oMath>
        <m:r>
          <w:rPr>
            <w:rFonts w:ascii="Cambria Math" w:hAnsi="Cambria Math"/>
          </w:rPr>
          <m:t>r</m:t>
        </m:r>
      </m:oMath>
      <w:r w:rsidRPr="005D3F02">
        <w:rPr>
          <w:rFonts w:hint="eastAsia"/>
          <w:iCs/>
        </w:rPr>
        <w:t>是奖励模型，  </w:t>
      </w:r>
      <m:oMath>
        <m:sSub>
          <m:sSubPr>
            <m:ctrlPr>
              <w:rPr>
                <w:rFonts w:ascii="Cambria Math" w:hAnsi="Cambria Math"/>
                <w:i/>
                <w:iCs/>
              </w:rPr>
            </m:ctrlPr>
          </m:sSubPr>
          <m:e>
            <m:r>
              <w:rPr>
                <w:rFonts w:ascii="Cambria Math" w:hAnsi="Cambria Math"/>
              </w:rPr>
              <m:t>π</m:t>
            </m:r>
          </m:e>
          <m:sub>
            <m:r>
              <w:rPr>
                <w:rFonts w:ascii="Cambria Math" w:hAnsi="Cambria Math"/>
              </w:rPr>
              <m:t>ref</m:t>
            </m:r>
          </m:sub>
        </m:sSub>
      </m:oMath>
      <w:r w:rsidRPr="005D3F02">
        <w:rPr>
          <w:rFonts w:hint="eastAsia"/>
          <w:iCs/>
        </w:rPr>
        <w:t>是参考模型，</w:t>
      </w:r>
      <m:oMath>
        <m:sSub>
          <m:sSubPr>
            <m:ctrlPr>
              <w:rPr>
                <w:rFonts w:ascii="Cambria Math" w:hAnsi="Cambria Math"/>
                <w:i/>
                <w:iCs/>
              </w:rPr>
            </m:ctrlPr>
          </m:sSubPr>
          <m:e>
            <m:r>
              <w:rPr>
                <w:rFonts w:ascii="Cambria Math" w:hAnsi="Cambria Math"/>
              </w:rPr>
              <m:t>π</m:t>
            </m:r>
          </m:e>
          <m:sub>
            <m:r>
              <w:rPr>
                <w:rFonts w:ascii="Cambria Math" w:hAnsi="Cambria Math"/>
              </w:rPr>
              <m:t>θ</m:t>
            </m:r>
          </m:sub>
        </m:sSub>
      </m:oMath>
      <w:r w:rsidRPr="005D3F02">
        <w:rPr>
          <w:rFonts w:hint="eastAsia"/>
          <w:iCs/>
        </w:rPr>
        <w:t>通常是初始的监督微调（SFT）模型，而  </w:t>
      </w:r>
      <m:oMath>
        <m:r>
          <w:rPr>
            <w:rFonts w:ascii="Cambria Math" w:hAnsi="Cambria Math"/>
          </w:rPr>
          <m:t>β</m:t>
        </m:r>
      </m:oMath>
      <w:r w:rsidRPr="005D3F02">
        <w:rPr>
          <w:rFonts w:hint="eastAsia"/>
          <w:iCs/>
        </w:rPr>
        <w:t>是</w:t>
      </w:r>
      <w:r>
        <w:rPr>
          <w:rFonts w:hint="eastAsia"/>
          <w:iCs/>
        </w:rPr>
        <w:t>KL</w:t>
      </w:r>
      <w:r w:rsidRPr="005D3F02">
        <w:rPr>
          <w:rFonts w:hint="eastAsia"/>
          <w:iCs/>
        </w:rPr>
        <w:t>惩罚项的系数。</w:t>
      </w:r>
    </w:p>
    <w:p w14:paraId="5A8DB239" w14:textId="033016EF" w:rsidR="0021405E" w:rsidRPr="00821937" w:rsidRDefault="0021405E">
      <w:pPr>
        <w:rPr>
          <w:rFonts w:hint="eastAsia"/>
          <w:i/>
          <w:highlight w:val="yellow"/>
        </w:rPr>
      </w:pPr>
      <w:r w:rsidRPr="00821937">
        <w:rPr>
          <w:rFonts w:hint="eastAsia"/>
          <w:i/>
          <w:highlight w:val="yellow"/>
        </w:rPr>
        <w:t>2</w:t>
      </w:r>
      <w:r w:rsidRPr="00821937">
        <w:rPr>
          <w:i/>
          <w:highlight w:val="yellow"/>
        </w:rPr>
        <w:t>.</w:t>
      </w:r>
      <w:r w:rsidR="000547A6" w:rsidRPr="00821937">
        <w:rPr>
          <w:rFonts w:hint="eastAsia"/>
          <w:i/>
          <w:highlight w:val="yellow"/>
        </w:rPr>
        <w:t>2</w:t>
      </w:r>
      <w:r w:rsidR="00436A1A" w:rsidRPr="00821937">
        <w:rPr>
          <w:rFonts w:hint="eastAsia"/>
          <w:i/>
          <w:highlight w:val="yellow"/>
        </w:rPr>
        <w:t>GRPO</w:t>
      </w:r>
    </w:p>
    <w:p w14:paraId="54F02D6E" w14:textId="06A688B9" w:rsidR="00700C89" w:rsidRPr="00821937" w:rsidRDefault="00436A1A">
      <w:pPr>
        <w:rPr>
          <w:rFonts w:hint="eastAsia"/>
          <w:iCs/>
          <w:color w:val="000000" w:themeColor="text1"/>
          <w:highlight w:val="yellow"/>
        </w:rPr>
      </w:pPr>
      <w:r w:rsidRPr="00821937">
        <w:rPr>
          <w:i/>
          <w:color w:val="5B9BD5" w:themeColor="accent5"/>
          <w:highlight w:val="yellow"/>
        </w:rPr>
        <w:tab/>
      </w:r>
      <w:r w:rsidR="008109AE" w:rsidRPr="00821937">
        <w:rPr>
          <w:rFonts w:hint="eastAsia"/>
          <w:iCs/>
          <w:color w:val="000000" w:themeColor="text1"/>
          <w:highlight w:val="yellow"/>
        </w:rPr>
        <w:t>组间策略相对优化(Group Relative Policy Optimization, GRPO)</w:t>
      </w:r>
      <w:r w:rsidR="00700C89" w:rsidRPr="00821937">
        <w:rPr>
          <w:rFonts w:hint="eastAsia"/>
          <w:highlight w:val="yellow"/>
        </w:rPr>
        <w:t xml:space="preserve"> </w:t>
      </w:r>
      <w:r w:rsidR="00700C89" w:rsidRPr="00821937">
        <w:rPr>
          <w:rFonts w:hint="eastAsia"/>
          <w:iCs/>
          <w:color w:val="000000" w:themeColor="text1"/>
          <w:highlight w:val="yellow"/>
        </w:rPr>
        <w:t>不再需要像PPO那样加入额外的价值函数近似，而是直接使用多个采样输出的平均奖励作</w:t>
      </w:r>
      <w:r w:rsidR="00700C89" w:rsidRPr="00821937">
        <w:rPr>
          <w:rFonts w:hint="eastAsia"/>
          <w:iCs/>
          <w:color w:val="000000" w:themeColor="text1"/>
          <w:highlight w:val="yellow"/>
        </w:rPr>
        <w:lastRenderedPageBreak/>
        <w:t>为Baseline，显著减少了训练资源的使用。具体来说，对于每个问题</w:t>
      </w:r>
      <w:r w:rsidR="00700C89" w:rsidRPr="00821937">
        <w:rPr>
          <w:iCs/>
          <w:color w:val="000000" w:themeColor="text1"/>
          <w:highlight w:val="yellow"/>
        </w:rPr>
        <w:t xml:space="preserve"> </w:t>
      </w:r>
      <m:oMath>
        <m:r>
          <w:rPr>
            <w:rFonts w:ascii="Cambria Math" w:hAnsi="Cambria Math"/>
            <w:color w:val="000000" w:themeColor="text1"/>
            <w:highlight w:val="yellow"/>
          </w:rPr>
          <m:t>i</m:t>
        </m:r>
      </m:oMath>
      <w:r w:rsidR="00700C89" w:rsidRPr="00821937">
        <w:rPr>
          <w:iCs/>
          <w:color w:val="000000" w:themeColor="text1"/>
          <w:highlight w:val="yellow"/>
        </w:rPr>
        <w:t xml:space="preserve">，GRPO 从旧策略 </w:t>
      </w:r>
      <m:oMath>
        <m:sSub>
          <m:sSubPr>
            <m:ctrlPr>
              <w:rPr>
                <w:rFonts w:ascii="Cambria Math" w:hAnsi="Cambria Math"/>
                <w:i/>
                <w:iCs/>
                <w:color w:val="000000" w:themeColor="text1"/>
                <w:highlight w:val="yellow"/>
              </w:rPr>
            </m:ctrlPr>
          </m:sSubPr>
          <m:e>
            <m:r>
              <w:rPr>
                <w:rFonts w:ascii="Cambria Math" w:hAnsi="Cambria Math"/>
                <w:color w:val="000000" w:themeColor="text1"/>
                <w:highlight w:val="yellow"/>
              </w:rPr>
              <m:t>π</m:t>
            </m:r>
          </m:e>
          <m:sub>
            <m:sSub>
              <m:sSubPr>
                <m:ctrlPr>
                  <w:rPr>
                    <w:rFonts w:ascii="Cambria Math" w:hAnsi="Cambria Math"/>
                    <w:i/>
                    <w:iCs/>
                    <w:color w:val="000000" w:themeColor="text1"/>
                    <w:highlight w:val="yellow"/>
                  </w:rPr>
                </m:ctrlPr>
              </m:sSubPr>
              <m:e>
                <m:r>
                  <w:rPr>
                    <w:rFonts w:ascii="Cambria Math" w:hAnsi="Cambria Math"/>
                    <w:color w:val="000000" w:themeColor="text1"/>
                    <w:highlight w:val="yellow"/>
                  </w:rPr>
                  <m:t>θ</m:t>
                </m:r>
              </m:e>
              <m:sub>
                <m:r>
                  <w:rPr>
                    <w:rFonts w:ascii="Cambria Math" w:hAnsi="Cambria Math"/>
                    <w:color w:val="000000" w:themeColor="text1"/>
                    <w:highlight w:val="yellow"/>
                  </w:rPr>
                  <m:t>old</m:t>
                </m:r>
              </m:sub>
            </m:sSub>
          </m:sub>
        </m:sSub>
        <m:r>
          <w:rPr>
            <w:rFonts w:ascii="Cambria Math" w:hAnsi="Cambria Math" w:cs="Times New Roman"/>
            <w:color w:val="000000" w:themeColor="text1"/>
            <w:highlight w:val="yellow"/>
          </w:rPr>
          <m:t>​​</m:t>
        </m:r>
      </m:oMath>
      <w:r w:rsidR="00700C89" w:rsidRPr="00821937">
        <w:rPr>
          <w:iCs/>
          <w:color w:val="000000" w:themeColor="text1"/>
          <w:highlight w:val="yellow"/>
        </w:rPr>
        <w:t xml:space="preserve"> 中采样一组输出 {</w:t>
      </w:r>
      <m:oMath>
        <m:sSub>
          <m:sSubPr>
            <m:ctrlPr>
              <w:rPr>
                <w:rFonts w:ascii="Cambria Math" w:hAnsi="Cambria Math"/>
                <w:i/>
                <w:iCs/>
                <w:color w:val="000000" w:themeColor="text1"/>
                <w:highlight w:val="yellow"/>
              </w:rPr>
            </m:ctrlPr>
          </m:sSubPr>
          <m:e>
            <m:r>
              <w:rPr>
                <w:rFonts w:ascii="Cambria Math" w:hAnsi="Cambria Math"/>
                <w:color w:val="000000" w:themeColor="text1"/>
                <w:highlight w:val="yellow"/>
              </w:rPr>
              <m:t>i</m:t>
            </m:r>
          </m:e>
          <m:sub>
            <m:r>
              <w:rPr>
                <w:rFonts w:ascii="Cambria Math" w:hAnsi="Cambria Math"/>
                <w:color w:val="000000" w:themeColor="text1"/>
                <w:highlight w:val="yellow"/>
              </w:rPr>
              <m:t>1</m:t>
            </m:r>
          </m:sub>
        </m:sSub>
        <m:r>
          <w:rPr>
            <w:rFonts w:ascii="Cambria Math" w:hAnsi="Cambria Math" w:cs="Times New Roman"/>
            <w:color w:val="000000" w:themeColor="text1"/>
            <w:highlight w:val="yellow"/>
          </w:rPr>
          <m:t>​</m:t>
        </m:r>
        <m:r>
          <w:rPr>
            <w:rFonts w:ascii="Cambria Math" w:hAnsi="Cambria Math"/>
            <w:color w:val="000000" w:themeColor="text1"/>
            <w:highlight w:val="yellow"/>
          </w:rPr>
          <m:t>,</m:t>
        </m:r>
        <m:sSub>
          <m:sSubPr>
            <m:ctrlPr>
              <w:rPr>
                <w:rFonts w:ascii="Cambria Math" w:hAnsi="Cambria Math"/>
                <w:i/>
                <w:iCs/>
                <w:color w:val="000000" w:themeColor="text1"/>
                <w:highlight w:val="yellow"/>
              </w:rPr>
            </m:ctrlPr>
          </m:sSubPr>
          <m:e>
            <m:r>
              <w:rPr>
                <w:rFonts w:ascii="Cambria Math" w:hAnsi="Cambria Math"/>
                <w:color w:val="000000" w:themeColor="text1"/>
                <w:highlight w:val="yellow"/>
              </w:rPr>
              <m:t>i</m:t>
            </m:r>
          </m:e>
          <m:sub>
            <m:r>
              <w:rPr>
                <w:rFonts w:ascii="Cambria Math" w:hAnsi="Cambria Math"/>
                <w:color w:val="000000" w:themeColor="text1"/>
                <w:highlight w:val="yellow"/>
              </w:rPr>
              <m:t>2</m:t>
            </m:r>
          </m:sub>
        </m:sSub>
        <m:r>
          <w:rPr>
            <w:rFonts w:ascii="Cambria Math" w:hAnsi="Cambria Math"/>
            <w:color w:val="000000" w:themeColor="text1"/>
            <w:highlight w:val="yellow"/>
          </w:rPr>
          <m:t>,</m:t>
        </m:r>
      </m:oMath>
      <w:r w:rsidR="00700C89" w:rsidRPr="00821937">
        <w:rPr>
          <w:rFonts w:ascii="等线" w:eastAsia="等线" w:hAnsi="等线" w:cs="等线" w:hint="eastAsia"/>
          <w:iCs/>
          <w:color w:val="000000" w:themeColor="text1"/>
          <w:highlight w:val="yellow"/>
        </w:rPr>
        <w:t>…</w:t>
      </w:r>
      <m:oMath>
        <m:r>
          <w:rPr>
            <w:rFonts w:ascii="Cambria Math" w:hAnsi="Cambria Math"/>
            <w:color w:val="000000" w:themeColor="text1"/>
            <w:highlight w:val="yellow"/>
          </w:rPr>
          <m:t>,</m:t>
        </m:r>
        <m:sSub>
          <m:sSubPr>
            <m:ctrlPr>
              <w:rPr>
                <w:rFonts w:ascii="Cambria Math" w:hAnsi="Cambria Math"/>
                <w:i/>
                <w:iCs/>
                <w:color w:val="000000" w:themeColor="text1"/>
                <w:highlight w:val="yellow"/>
              </w:rPr>
            </m:ctrlPr>
          </m:sSubPr>
          <m:e>
            <m:r>
              <w:rPr>
                <w:rFonts w:ascii="Cambria Math" w:hAnsi="Cambria Math"/>
                <w:color w:val="000000" w:themeColor="text1"/>
                <w:highlight w:val="yellow"/>
              </w:rPr>
              <m:t>i</m:t>
            </m:r>
          </m:e>
          <m:sub>
            <m:r>
              <w:rPr>
                <w:rFonts w:ascii="Cambria Math" w:hAnsi="Cambria Math"/>
                <w:color w:val="000000" w:themeColor="text1"/>
                <w:highlight w:val="yellow"/>
              </w:rPr>
              <m:t>A</m:t>
            </m:r>
          </m:sub>
        </m:sSub>
      </m:oMath>
      <w:r w:rsidR="00700C89" w:rsidRPr="00821937">
        <w:rPr>
          <w:rFonts w:ascii="Times New Roman" w:hAnsi="Times New Roman" w:cs="Times New Roman"/>
          <w:iCs/>
          <w:color w:val="000000" w:themeColor="text1"/>
          <w:highlight w:val="yellow"/>
        </w:rPr>
        <w:t>​</w:t>
      </w:r>
      <w:r w:rsidR="00700C89" w:rsidRPr="00821937">
        <w:rPr>
          <w:iCs/>
          <w:color w:val="000000" w:themeColor="text1"/>
          <w:highlight w:val="yellow"/>
        </w:rPr>
        <w:t>}，然后通过最大化以下目标函数来优化策略模型：</w:t>
      </w:r>
    </w:p>
    <w:p w14:paraId="28B4CBB0" w14:textId="10513BDE" w:rsidR="00D47FE1" w:rsidRPr="00632373" w:rsidRDefault="00000000">
      <w:pPr>
        <w:rPr>
          <w:ins w:id="27" w:author="祥言笑 孟" w:date="2025-08-05T19:37:00Z" w16du:dateUtc="2025-08-05T11:37:00Z"/>
          <w:iCs/>
          <w:sz w:val="21"/>
          <w:szCs w:val="21"/>
          <w:highlight w:val="yellow"/>
        </w:rPr>
      </w:pPr>
      <m:oMathPara>
        <m:oMath>
          <m:eqArr>
            <m:eqArrPr>
              <m:maxDist m:val="1"/>
              <m:ctrlPr>
                <w:rPr>
                  <w:rFonts w:ascii="Cambria Math" w:hAnsi="Cambria Math"/>
                  <w:i/>
                  <w:iCs/>
                  <w:sz w:val="21"/>
                  <w:szCs w:val="21"/>
                  <w:highlight w:val="yellow"/>
                </w:rPr>
              </m:ctrlPr>
            </m:eqArrPr>
            <m:e>
              <m:sSup>
                <m:sSupPr>
                  <m:ctrlPr>
                    <w:rPr>
                      <w:rFonts w:ascii="Cambria Math" w:hAnsi="Cambria Math" w:cs="Times New Roman"/>
                      <w:i/>
                      <w:iCs/>
                      <w:sz w:val="21"/>
                      <w:szCs w:val="21"/>
                      <w:highlight w:val="yellow"/>
                    </w:rPr>
                  </m:ctrlPr>
                </m:sSupPr>
                <m:e>
                  <m:r>
                    <m:rPr>
                      <m:scr m:val="script"/>
                    </m:rPr>
                    <w:rPr>
                      <w:rFonts w:ascii="Cambria Math" w:hAnsi="Cambria Math" w:cs="Times New Roman"/>
                      <w:sz w:val="21"/>
                      <w:szCs w:val="21"/>
                      <w:highlight w:val="yellow"/>
                    </w:rPr>
                    <m:t>J</m:t>
                  </m:r>
                </m:e>
                <m:sup>
                  <m:r>
                    <w:rPr>
                      <w:rFonts w:ascii="Cambria Math" w:hAnsi="Cambria Math" w:cs="Times New Roman"/>
                      <w:sz w:val="21"/>
                      <w:szCs w:val="21"/>
                      <w:highlight w:val="yellow"/>
                    </w:rPr>
                    <m:t>GRPO</m:t>
                  </m:r>
                </m:sup>
              </m:sSup>
              <m:d>
                <m:dPr>
                  <m:ctrlPr>
                    <w:rPr>
                      <w:rFonts w:ascii="Cambria Math" w:hAnsi="Cambria Math" w:cs="Times New Roman"/>
                      <w:i/>
                      <w:iCs/>
                      <w:sz w:val="21"/>
                      <w:szCs w:val="21"/>
                      <w:highlight w:val="yellow"/>
                    </w:rPr>
                  </m:ctrlPr>
                </m:dPr>
                <m:e>
                  <m:r>
                    <w:rPr>
                      <w:rFonts w:ascii="Cambria Math" w:hAnsi="Cambria Math" w:cs="Times New Roman"/>
                      <w:sz w:val="21"/>
                      <w:szCs w:val="21"/>
                      <w:highlight w:val="yellow"/>
                    </w:rPr>
                    <m:t>θ</m:t>
                  </m:r>
                </m:e>
              </m:d>
              <m:r>
                <w:rPr>
                  <w:rFonts w:ascii="Cambria Math" w:hAnsi="Cambria Math" w:cs="Times New Roman"/>
                  <w:sz w:val="21"/>
                  <w:szCs w:val="21"/>
                  <w:highlight w:val="yellow"/>
                </w:rPr>
                <m:t>=</m:t>
              </m:r>
              <m:sSub>
                <m:sSubPr>
                  <m:ctrlPr>
                    <w:rPr>
                      <w:rFonts w:ascii="Cambria Math" w:hAnsi="Cambria Math" w:cs="Times New Roman"/>
                      <w:i/>
                      <w:iCs/>
                      <w:sz w:val="21"/>
                      <w:szCs w:val="21"/>
                      <w:highlight w:val="yellow"/>
                    </w:rPr>
                  </m:ctrlPr>
                </m:sSubPr>
                <m:e>
                  <m:r>
                    <m:rPr>
                      <m:scr m:val="double-struck"/>
                    </m:rPr>
                    <w:rPr>
                      <w:rFonts w:ascii="Cambria Math" w:hAnsi="Cambria Math" w:cs="Times New Roman"/>
                      <w:sz w:val="21"/>
                      <w:szCs w:val="21"/>
                      <w:highlight w:val="yellow"/>
                    </w:rPr>
                    <m:t>E</m:t>
                  </m:r>
                </m:e>
                <m:sub>
                  <m:d>
                    <m:dPr>
                      <m:begChr m:val="["/>
                      <m:endChr m:val="]"/>
                      <m:ctrlPr>
                        <w:rPr>
                          <w:rFonts w:ascii="Cambria Math" w:hAnsi="Cambria Math" w:cs="Times New Roman"/>
                          <w:i/>
                          <w:iCs/>
                          <w:sz w:val="21"/>
                          <w:szCs w:val="21"/>
                          <w:highlight w:val="yellow"/>
                        </w:rPr>
                      </m:ctrlPr>
                    </m:dPr>
                    <m:e>
                      <m:r>
                        <w:rPr>
                          <w:rFonts w:ascii="Cambria Math" w:hAnsi="Cambria Math" w:cs="Times New Roman"/>
                          <w:sz w:val="21"/>
                          <w:szCs w:val="21"/>
                          <w:highlight w:val="yellow"/>
                        </w:rPr>
                        <m:t>q~P</m:t>
                      </m:r>
                      <m:d>
                        <m:dPr>
                          <m:ctrlPr>
                            <w:rPr>
                              <w:rFonts w:ascii="Cambria Math" w:hAnsi="Cambria Math" w:cs="Times New Roman"/>
                              <w:i/>
                              <w:iCs/>
                              <w:sz w:val="21"/>
                              <w:szCs w:val="21"/>
                              <w:highlight w:val="yellow"/>
                            </w:rPr>
                          </m:ctrlPr>
                        </m:dPr>
                        <m:e>
                          <m:r>
                            <w:rPr>
                              <w:rFonts w:ascii="Cambria Math" w:hAnsi="Cambria Math" w:cs="Times New Roman"/>
                              <w:sz w:val="21"/>
                              <w:szCs w:val="21"/>
                              <w:highlight w:val="yellow"/>
                            </w:rPr>
                            <m:t>Q</m:t>
                          </m:r>
                        </m:e>
                      </m:d>
                      <m:r>
                        <w:rPr>
                          <w:rFonts w:ascii="Cambria Math" w:hAnsi="Cambria Math" w:cs="Times New Roman"/>
                          <w:sz w:val="21"/>
                          <w:szCs w:val="21"/>
                          <w:highlight w:val="yellow"/>
                        </w:rPr>
                        <m:t>,o~</m:t>
                      </m:r>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π</m:t>
                          </m:r>
                        </m:e>
                        <m:sub>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θ</m:t>
                              </m:r>
                            </m:e>
                            <m:sub>
                              <m:r>
                                <w:rPr>
                                  <w:rFonts w:ascii="Cambria Math" w:hAnsi="Cambria Math" w:cs="Times New Roman"/>
                                  <w:sz w:val="21"/>
                                  <w:szCs w:val="21"/>
                                  <w:highlight w:val="yellow"/>
                                </w:rPr>
                                <m:t>old</m:t>
                              </m:r>
                            </m:sub>
                          </m:sSub>
                        </m:sub>
                      </m:sSub>
                      <m:d>
                        <m:dPr>
                          <m:ctrlPr>
                            <w:rPr>
                              <w:rFonts w:ascii="Cambria Math" w:hAnsi="Cambria Math" w:cs="Times New Roman"/>
                              <w:i/>
                              <w:iCs/>
                              <w:sz w:val="21"/>
                              <w:szCs w:val="21"/>
                              <w:highlight w:val="yellow"/>
                            </w:rPr>
                          </m:ctrlPr>
                        </m:dPr>
                        <m:e>
                          <m:r>
                            <w:rPr>
                              <w:rFonts w:ascii="Cambria Math" w:hAnsi="Cambria Math" w:cs="Times New Roman"/>
                              <w:sz w:val="21"/>
                              <w:szCs w:val="21"/>
                              <w:highlight w:val="yellow"/>
                            </w:rPr>
                            <m:t>O</m:t>
                          </m:r>
                        </m:e>
                        <m:e>
                          <m:r>
                            <w:rPr>
                              <w:rFonts w:ascii="Cambria Math" w:hAnsi="Cambria Math" w:cs="Times New Roman"/>
                              <w:sz w:val="21"/>
                              <w:szCs w:val="21"/>
                              <w:highlight w:val="yellow"/>
                            </w:rPr>
                            <m:t>q</m:t>
                          </m:r>
                        </m:e>
                      </m:d>
                    </m:e>
                  </m:d>
                </m:sub>
              </m:sSub>
              <m:d>
                <m:dPr>
                  <m:begChr m:val="["/>
                  <m:endChr m:val="]"/>
                  <m:ctrlPr>
                    <w:rPr>
                      <w:rFonts w:ascii="Cambria Math" w:hAnsi="Cambria Math" w:cs="Times New Roman"/>
                      <w:i/>
                      <w:iCs/>
                      <w:sz w:val="21"/>
                      <w:szCs w:val="21"/>
                      <w:highlight w:val="yellow"/>
                    </w:rPr>
                  </m:ctrlPr>
                </m:dPr>
                <m:e>
                  <m:f>
                    <m:fPr>
                      <m:ctrlPr>
                        <w:rPr>
                          <w:rFonts w:ascii="Cambria Math" w:hAnsi="Cambria Math" w:cs="Times New Roman"/>
                          <w:i/>
                          <w:iCs/>
                          <w:sz w:val="21"/>
                          <w:szCs w:val="21"/>
                          <w:highlight w:val="yellow"/>
                        </w:rPr>
                      </m:ctrlPr>
                    </m:fPr>
                    <m:num>
                      <m:r>
                        <w:rPr>
                          <w:rFonts w:ascii="Cambria Math" w:hAnsi="Cambria Math" w:cs="Times New Roman"/>
                          <w:sz w:val="21"/>
                          <w:szCs w:val="21"/>
                          <w:highlight w:val="yellow"/>
                        </w:rPr>
                        <m:t>1</m:t>
                      </m:r>
                    </m:num>
                    <m:den>
                      <m:r>
                        <w:rPr>
                          <w:rFonts w:ascii="Cambria Math" w:hAnsi="Cambria Math" w:cs="Times New Roman"/>
                          <w:sz w:val="21"/>
                          <w:szCs w:val="21"/>
                          <w:highlight w:val="yellow"/>
                        </w:rPr>
                        <m:t>G</m:t>
                      </m:r>
                    </m:den>
                  </m:f>
                  <m:nary>
                    <m:naryPr>
                      <m:chr m:val="∑"/>
                      <m:limLoc m:val="undOvr"/>
                      <m:ctrlPr>
                        <w:rPr>
                          <w:rFonts w:ascii="Cambria Math" w:hAnsi="Cambria Math" w:cs="Times New Roman"/>
                          <w:i/>
                          <w:iCs/>
                          <w:sz w:val="21"/>
                          <w:szCs w:val="21"/>
                          <w:highlight w:val="yellow"/>
                        </w:rPr>
                      </m:ctrlPr>
                    </m:naryPr>
                    <m:sub>
                      <m:r>
                        <w:rPr>
                          <w:rFonts w:ascii="Cambria Math" w:hAnsi="Cambria Math" w:cs="Times New Roman" w:hint="eastAsia"/>
                          <w:sz w:val="21"/>
                          <w:szCs w:val="21"/>
                          <w:highlight w:val="yellow"/>
                        </w:rPr>
                        <m:t>i</m:t>
                      </m:r>
                      <m:r>
                        <w:rPr>
                          <w:rFonts w:ascii="Cambria Math" w:hAnsi="Cambria Math" w:cs="Times New Roman"/>
                          <w:sz w:val="21"/>
                          <w:szCs w:val="21"/>
                          <w:highlight w:val="yellow"/>
                        </w:rPr>
                        <m:t>=1</m:t>
                      </m:r>
                    </m:sub>
                    <m:sup>
                      <m:r>
                        <w:rPr>
                          <w:rFonts w:ascii="Cambria Math" w:hAnsi="Cambria Math" w:cs="Times New Roman"/>
                          <w:sz w:val="21"/>
                          <w:szCs w:val="21"/>
                          <w:highlight w:val="yellow"/>
                        </w:rPr>
                        <m:t>G</m:t>
                      </m:r>
                    </m:sup>
                    <m:e>
                      <m:f>
                        <m:fPr>
                          <m:ctrlPr>
                            <w:rPr>
                              <w:rFonts w:ascii="Cambria Math" w:hAnsi="Cambria Math" w:cs="Times New Roman"/>
                              <w:i/>
                              <w:iCs/>
                              <w:sz w:val="21"/>
                              <w:szCs w:val="21"/>
                              <w:highlight w:val="yellow"/>
                            </w:rPr>
                          </m:ctrlPr>
                        </m:fPr>
                        <m:num>
                          <m:r>
                            <w:rPr>
                              <w:rFonts w:ascii="Cambria Math" w:hAnsi="Cambria Math" w:cs="Times New Roman"/>
                              <w:sz w:val="21"/>
                              <w:szCs w:val="21"/>
                              <w:highlight w:val="yellow"/>
                            </w:rPr>
                            <m:t>1</m:t>
                          </m:r>
                        </m:num>
                        <m:den>
                          <m:d>
                            <m:dPr>
                              <m:begChr m:val="‖"/>
                              <m:endChr m:val=""/>
                              <m:ctrlPr>
                                <w:rPr>
                                  <w:rFonts w:ascii="Cambria Math" w:hAnsi="Cambria Math" w:cs="Times New Roman"/>
                                  <w:i/>
                                  <w:iCs/>
                                  <w:sz w:val="21"/>
                                  <w:szCs w:val="21"/>
                                  <w:highlight w:val="yellow"/>
                                </w:rPr>
                              </m:ctrlPr>
                            </m:dPr>
                            <m:e>
                              <m:d>
                                <m:dPr>
                                  <m:begChr m:val=""/>
                                  <m:endChr m:val="‖"/>
                                  <m:ctrlPr>
                                    <w:rPr>
                                      <w:rFonts w:ascii="Cambria Math" w:hAnsi="Cambria Math" w:cs="Times New Roman"/>
                                      <w:i/>
                                      <w:iCs/>
                                      <w:sz w:val="21"/>
                                      <w:szCs w:val="21"/>
                                      <w:highlight w:val="yellow"/>
                                    </w:rPr>
                                  </m:ctrlPr>
                                </m:dPr>
                                <m:e>
                                  <m:r>
                                    <w:rPr>
                                      <w:rFonts w:ascii="Cambria Math" w:hAnsi="Cambria Math" w:cs="Times New Roman"/>
                                      <w:sz w:val="21"/>
                                      <w:szCs w:val="21"/>
                                      <w:highlight w:val="yellow"/>
                                    </w:rPr>
                                    <m:t>o</m:t>
                                  </m:r>
                                </m:e>
                              </m:d>
                            </m:e>
                          </m:d>
                        </m:den>
                      </m:f>
                    </m:e>
                  </m:nary>
                  <m:nary>
                    <m:naryPr>
                      <m:chr m:val="∑"/>
                      <m:limLoc m:val="undOvr"/>
                      <m:ctrlPr>
                        <w:rPr>
                          <w:rFonts w:ascii="Cambria Math" w:hAnsi="Cambria Math" w:cs="Times New Roman"/>
                          <w:i/>
                          <w:iCs/>
                          <w:sz w:val="21"/>
                          <w:szCs w:val="21"/>
                          <w:highlight w:val="yellow"/>
                        </w:rPr>
                      </m:ctrlPr>
                    </m:naryPr>
                    <m:sub>
                      <m:r>
                        <w:rPr>
                          <w:rFonts w:ascii="Cambria Math" w:hAnsi="Cambria Math" w:cs="Times New Roman"/>
                          <w:sz w:val="21"/>
                          <w:szCs w:val="21"/>
                          <w:highlight w:val="yellow"/>
                        </w:rPr>
                        <m:t>t=1</m:t>
                      </m:r>
                    </m:sub>
                    <m:sup>
                      <m:d>
                        <m:dPr>
                          <m:begChr m:val="‖"/>
                          <m:endChr m:val=""/>
                          <m:ctrlPr>
                            <w:rPr>
                              <w:rFonts w:ascii="Cambria Math" w:hAnsi="Cambria Math" w:cs="Times New Roman"/>
                              <w:i/>
                              <w:iCs/>
                              <w:sz w:val="21"/>
                              <w:szCs w:val="21"/>
                              <w:highlight w:val="yellow"/>
                            </w:rPr>
                          </m:ctrlPr>
                        </m:dPr>
                        <m:e>
                          <m:d>
                            <m:dPr>
                              <m:begChr m:val=""/>
                              <m:endChr m:val="‖"/>
                              <m:ctrlPr>
                                <w:rPr>
                                  <w:rFonts w:ascii="Cambria Math" w:hAnsi="Cambria Math" w:cs="Times New Roman"/>
                                  <w:i/>
                                  <w:iCs/>
                                  <w:sz w:val="21"/>
                                  <w:szCs w:val="21"/>
                                  <w:highlight w:val="yellow"/>
                                </w:rPr>
                              </m:ctrlPr>
                            </m:dPr>
                            <m:e>
                              <m:r>
                                <w:rPr>
                                  <w:rFonts w:ascii="Cambria Math" w:hAnsi="Cambria Math" w:cs="Times New Roman"/>
                                  <w:sz w:val="21"/>
                                  <w:szCs w:val="21"/>
                                  <w:highlight w:val="yellow"/>
                                </w:rPr>
                                <m:t>o</m:t>
                              </m:r>
                            </m:e>
                          </m:d>
                        </m:e>
                      </m:d>
                    </m:sup>
                    <m:e>
                      <m:r>
                        <m:rPr>
                          <m:sty m:val="p"/>
                        </m:rPr>
                        <w:rPr>
                          <w:rFonts w:ascii="Cambria Math" w:hAnsi="Cambria Math" w:cs="Times New Roman"/>
                          <w:sz w:val="21"/>
                          <w:szCs w:val="21"/>
                          <w:highlight w:val="yellow"/>
                        </w:rPr>
                        <m:t>min⁡</m:t>
                      </m:r>
                      <m:r>
                        <w:rPr>
                          <w:rFonts w:ascii="Cambria Math" w:hAnsi="Cambria Math" w:cs="Times New Roman"/>
                          <w:sz w:val="21"/>
                          <w:szCs w:val="21"/>
                          <w:highlight w:val="yellow"/>
                        </w:rPr>
                        <m:t>[</m:t>
                      </m:r>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r</m:t>
                          </m:r>
                        </m:e>
                        <m:sub>
                          <m:r>
                            <w:rPr>
                              <w:rFonts w:ascii="Cambria Math" w:hAnsi="Cambria Math" w:cs="Times New Roman"/>
                              <w:sz w:val="21"/>
                              <w:szCs w:val="21"/>
                              <w:highlight w:val="yellow"/>
                            </w:rPr>
                            <m:t>ratio</m:t>
                          </m:r>
                        </m:sub>
                      </m:sSub>
                      <m:r>
                        <w:rPr>
                          <w:rFonts w:ascii="Cambria Math" w:hAnsi="Cambria Math" w:cs="Times New Roman"/>
                          <w:sz w:val="21"/>
                          <w:szCs w:val="21"/>
                          <w:highlight w:val="yellow"/>
                        </w:rPr>
                        <m:t>,clip(</m:t>
                      </m:r>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r</m:t>
                          </m:r>
                        </m:e>
                        <m:sub>
                          <m:r>
                            <w:rPr>
                              <w:rFonts w:ascii="Cambria Math" w:hAnsi="Cambria Math" w:cs="Times New Roman"/>
                              <w:sz w:val="21"/>
                              <w:szCs w:val="21"/>
                              <w:highlight w:val="yellow"/>
                            </w:rPr>
                            <m:t>ratio</m:t>
                          </m:r>
                        </m:sub>
                      </m:sSub>
                      <m:r>
                        <w:rPr>
                          <w:rFonts w:ascii="Cambria Math" w:hAnsi="Cambria Math" w:cs="Times New Roman"/>
                          <w:sz w:val="21"/>
                          <w:szCs w:val="21"/>
                          <w:highlight w:val="yellow"/>
                        </w:rPr>
                        <m:t>,1-ε,1+ε)</m:t>
                      </m:r>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m:t>
                          </m:r>
                          <m:acc>
                            <m:accPr>
                              <m:ctrlPr>
                                <w:rPr>
                                  <w:rFonts w:ascii="Cambria Math" w:hAnsi="Cambria Math" w:cs="Times New Roman"/>
                                  <w:i/>
                                  <w:sz w:val="21"/>
                                  <w:szCs w:val="21"/>
                                  <w:highlight w:val="yellow"/>
                                </w:rPr>
                              </m:ctrlPr>
                            </m:accPr>
                            <m:e>
                              <m:r>
                                <w:rPr>
                                  <w:rFonts w:ascii="Cambria Math" w:hAnsi="Cambria Math" w:cs="Times New Roman"/>
                                  <w:sz w:val="21"/>
                                  <w:szCs w:val="21"/>
                                  <w:highlight w:val="yellow"/>
                                </w:rPr>
                                <m:t>A</m:t>
                              </m:r>
                            </m:e>
                          </m:acc>
                        </m:e>
                        <m:sub>
                          <m:r>
                            <w:rPr>
                              <w:rFonts w:ascii="Cambria Math" w:hAnsi="Cambria Math" w:cs="Times New Roman"/>
                              <w:sz w:val="21"/>
                              <w:szCs w:val="21"/>
                              <w:highlight w:val="yellow"/>
                            </w:rPr>
                            <m:t>i,t</m:t>
                          </m:r>
                        </m:sub>
                      </m:sSub>
                    </m:e>
                  </m:nary>
                </m:e>
              </m:d>
              <m:r>
                <w:rPr>
                  <w:rFonts w:ascii="Cambria Math" w:hAnsi="Cambria Math" w:cs="Times New Roman"/>
                  <w:sz w:val="21"/>
                  <w:szCs w:val="21"/>
                  <w:highlight w:val="yellow"/>
                </w:rPr>
                <m:t xml:space="preserve">-KL       </m:t>
              </m:r>
              <m:d>
                <m:dPr>
                  <m:ctrlPr>
                    <w:rPr>
                      <w:rFonts w:ascii="Cambria Math" w:hAnsi="Cambria Math"/>
                      <w:i/>
                      <w:iCs/>
                      <w:sz w:val="21"/>
                      <w:szCs w:val="21"/>
                      <w:highlight w:val="yellow"/>
                    </w:rPr>
                  </m:ctrlPr>
                </m:dPr>
                <m:e>
                  <m:r>
                    <w:rPr>
                      <w:rFonts w:ascii="Cambria Math" w:hAnsi="Cambria Math"/>
                      <w:sz w:val="21"/>
                      <w:szCs w:val="21"/>
                      <w:highlight w:val="yellow"/>
                    </w:rPr>
                    <m:t>4</m:t>
                  </m:r>
                </m:e>
              </m:d>
              <m:ctrlPr>
                <w:rPr>
                  <w:rFonts w:ascii="Cambria Math" w:hAnsi="Cambria Math" w:cs="Times New Roman"/>
                  <w:i/>
                  <w:iCs/>
                  <w:sz w:val="21"/>
                  <w:szCs w:val="21"/>
                  <w:highlight w:val="yellow"/>
                </w:rPr>
              </m:ctrlPr>
            </m:e>
          </m:eqArr>
        </m:oMath>
      </m:oMathPara>
    </w:p>
    <w:p w14:paraId="2EAC4F78" w14:textId="77777777" w:rsidR="00221898" w:rsidRDefault="00221898">
      <w:pPr>
        <w:rPr>
          <w:ins w:id="28" w:author="祥言笑 孟" w:date="2025-08-05T20:33:00Z" w16du:dateUtc="2025-08-05T12:33:00Z"/>
          <w:iCs/>
          <w:sz w:val="21"/>
          <w:szCs w:val="21"/>
          <w:highlight w:val="yellow"/>
        </w:rPr>
      </w:pPr>
      <m:oMath>
        <m:sSup>
          <m:sSupPr>
            <m:ctrlPr>
              <w:ins w:id="29" w:author="祥言笑 孟" w:date="2025-08-05T20:31:00Z" w16du:dateUtc="2025-08-05T12:31:00Z">
                <w:rPr>
                  <w:rFonts w:ascii="Cambria Math" w:hAnsi="Cambria Math" w:cs="Times New Roman"/>
                  <w:i/>
                  <w:iCs/>
                  <w:sz w:val="21"/>
                  <w:szCs w:val="21"/>
                  <w:highlight w:val="yellow"/>
                </w:rPr>
              </w:ins>
            </m:ctrlPr>
          </m:sSupPr>
          <m:e>
            <m:r>
              <w:ins w:id="30" w:author="祥言笑 孟" w:date="2025-08-05T20:31:00Z" w16du:dateUtc="2025-08-05T12:31:00Z">
                <m:rPr>
                  <m:scr m:val="script"/>
                </m:rPr>
                <w:rPr>
                  <w:rFonts w:ascii="Cambria Math" w:hAnsi="Cambria Math" w:cs="Times New Roman"/>
                  <w:sz w:val="21"/>
                  <w:szCs w:val="21"/>
                  <w:highlight w:val="yellow"/>
                </w:rPr>
                <m:t>J</m:t>
              </w:ins>
            </m:r>
          </m:e>
          <m:sup>
            <m:r>
              <w:ins w:id="31" w:author="祥言笑 孟" w:date="2025-08-05T20:31:00Z" w16du:dateUtc="2025-08-05T12:31:00Z">
                <w:rPr>
                  <w:rFonts w:ascii="Cambria Math" w:hAnsi="Cambria Math" w:cs="Times New Roman"/>
                  <w:sz w:val="21"/>
                  <w:szCs w:val="21"/>
                  <w:highlight w:val="yellow"/>
                </w:rPr>
                <m:t>GRPO</m:t>
              </w:ins>
            </m:r>
          </m:sup>
        </m:sSup>
        <m:d>
          <m:dPr>
            <m:ctrlPr>
              <w:ins w:id="32" w:author="祥言笑 孟" w:date="2025-08-05T20:31:00Z" w16du:dateUtc="2025-08-05T12:31:00Z">
                <w:rPr>
                  <w:rFonts w:ascii="Cambria Math" w:hAnsi="Cambria Math" w:cs="Times New Roman"/>
                  <w:i/>
                  <w:iCs/>
                  <w:sz w:val="21"/>
                  <w:szCs w:val="21"/>
                  <w:highlight w:val="yellow"/>
                </w:rPr>
              </w:ins>
            </m:ctrlPr>
          </m:dPr>
          <m:e>
            <m:r>
              <w:ins w:id="33" w:author="祥言笑 孟" w:date="2025-08-05T20:31:00Z" w16du:dateUtc="2025-08-05T12:31:00Z">
                <w:rPr>
                  <w:rFonts w:ascii="Cambria Math" w:hAnsi="Cambria Math" w:cs="Times New Roman"/>
                  <w:sz w:val="21"/>
                  <w:szCs w:val="21"/>
                  <w:highlight w:val="yellow"/>
                </w:rPr>
                <m:t>θ</m:t>
              </w:ins>
            </m:r>
          </m:e>
        </m:d>
      </m:oMath>
      <w:ins w:id="34" w:author="祥言笑 孟" w:date="2025-08-05T20:32:00Z" w16du:dateUtc="2025-08-05T12:32:00Z">
        <w:r>
          <w:rPr>
            <w:rFonts w:hint="eastAsia"/>
            <w:iCs/>
            <w:sz w:val="21"/>
            <w:szCs w:val="21"/>
            <w:highlight w:val="yellow"/>
          </w:rPr>
          <w:t>：</w:t>
        </w:r>
      </w:ins>
      <w:ins w:id="35" w:author="祥言笑 孟" w:date="2025-08-05T20:31:00Z" w16du:dateUtc="2025-08-05T12:31:00Z">
        <w:r>
          <w:rPr>
            <w:rFonts w:hint="eastAsia"/>
            <w:iCs/>
            <w:sz w:val="21"/>
            <w:szCs w:val="21"/>
            <w:highlight w:val="yellow"/>
          </w:rPr>
          <w:t>J是一个通用的目标函数代表符号</w:t>
        </w:r>
      </w:ins>
      <w:ins w:id="36" w:author="祥言笑 孟" w:date="2025-08-05T20:32:00Z" w16du:dateUtc="2025-08-05T12:32:00Z">
        <w:r>
          <w:rPr>
            <w:rFonts w:hint="eastAsia"/>
            <w:iCs/>
            <w:sz w:val="21"/>
            <w:szCs w:val="21"/>
            <w:highlight w:val="yellow"/>
          </w:rPr>
          <w:t>；GRPO代表是GRPO算法的目标函数；（</w:t>
        </w:r>
      </w:ins>
      <m:oMath>
        <m:r>
          <w:ins w:id="37" w:author="祥言笑 孟" w:date="2025-08-05T20:32:00Z" w16du:dateUtc="2025-08-05T12:32:00Z">
            <w:rPr>
              <w:rFonts w:ascii="Cambria Math" w:hAnsi="Cambria Math" w:cs="Times New Roman"/>
              <w:sz w:val="21"/>
              <w:szCs w:val="21"/>
              <w:highlight w:val="yellow"/>
            </w:rPr>
            <m:t>θ</m:t>
          </w:ins>
        </m:r>
      </m:oMath>
      <w:ins w:id="38" w:author="祥言笑 孟" w:date="2025-08-05T20:32:00Z" w16du:dateUtc="2025-08-05T12:32:00Z">
        <w:r>
          <w:rPr>
            <w:rFonts w:hint="eastAsia"/>
            <w:iCs/>
            <w:sz w:val="21"/>
            <w:szCs w:val="21"/>
            <w:highlight w:val="yellow"/>
          </w:rPr>
          <w:t>）代表这个函数的自变量是</w:t>
        </w:r>
      </w:ins>
      <m:oMath>
        <m:r>
          <w:ins w:id="39" w:author="祥言笑 孟" w:date="2025-08-05T20:32:00Z" w16du:dateUtc="2025-08-05T12:32:00Z">
            <w:rPr>
              <w:rFonts w:ascii="Cambria Math" w:hAnsi="Cambria Math" w:cs="Times New Roman"/>
              <w:sz w:val="21"/>
              <w:szCs w:val="21"/>
              <w:highlight w:val="yellow"/>
            </w:rPr>
            <m:t>θ</m:t>
          </w:ins>
        </m:r>
      </m:oMath>
      <w:ins w:id="40" w:author="祥言笑 孟" w:date="2025-08-05T20:33:00Z" w16du:dateUtc="2025-08-05T12:33:00Z">
        <w:r>
          <w:rPr>
            <w:rFonts w:hint="eastAsia"/>
            <w:sz w:val="21"/>
            <w:szCs w:val="21"/>
            <w:highlight w:val="yellow"/>
          </w:rPr>
          <w:t>，即模型的参数</w:t>
        </w:r>
      </w:ins>
    </w:p>
    <w:p w14:paraId="34AAAEB6" w14:textId="6444D7EC" w:rsidR="00221898" w:rsidDel="008644CC" w:rsidRDefault="00221898">
      <w:pPr>
        <w:rPr>
          <w:del w:id="41" w:author="祥言笑 孟" w:date="2025-08-05T20:33:00Z" w16du:dateUtc="2025-08-05T12:33:00Z"/>
          <w:iCs/>
          <w:sz w:val="21"/>
          <w:szCs w:val="21"/>
          <w:highlight w:val="yellow"/>
        </w:rPr>
      </w:pPr>
      <m:oMath>
        <m:sSub>
          <m:sSubPr>
            <m:ctrlPr>
              <w:ins w:id="42" w:author="祥言笑 孟" w:date="2025-08-05T20:33:00Z" w16du:dateUtc="2025-08-05T12:33:00Z">
                <w:rPr>
                  <w:rFonts w:ascii="Cambria Math" w:hAnsi="Cambria Math" w:cs="Times New Roman"/>
                  <w:i/>
                  <w:iCs/>
                  <w:sz w:val="21"/>
                  <w:szCs w:val="21"/>
                  <w:highlight w:val="yellow"/>
                </w:rPr>
              </w:ins>
            </m:ctrlPr>
          </m:sSubPr>
          <m:e>
            <m:r>
              <w:ins w:id="43" w:author="祥言笑 孟" w:date="2025-08-05T20:33:00Z" w16du:dateUtc="2025-08-05T12:33:00Z">
                <m:rPr>
                  <m:scr m:val="double-struck"/>
                </m:rPr>
                <w:rPr>
                  <w:rFonts w:ascii="Cambria Math" w:hAnsi="Cambria Math" w:cs="Times New Roman"/>
                  <w:sz w:val="21"/>
                  <w:szCs w:val="21"/>
                  <w:highlight w:val="yellow"/>
                </w:rPr>
                <m:t>E</m:t>
              </w:ins>
            </m:r>
          </m:e>
          <m:sub>
            <m:d>
              <m:dPr>
                <m:begChr m:val="["/>
                <m:endChr m:val="]"/>
                <m:ctrlPr>
                  <w:ins w:id="44" w:author="祥言笑 孟" w:date="2025-08-05T20:33:00Z" w16du:dateUtc="2025-08-05T12:33:00Z">
                    <w:rPr>
                      <w:rFonts w:ascii="Cambria Math" w:hAnsi="Cambria Math" w:cs="Times New Roman"/>
                      <w:i/>
                      <w:iCs/>
                      <w:sz w:val="21"/>
                      <w:szCs w:val="21"/>
                      <w:highlight w:val="yellow"/>
                    </w:rPr>
                  </w:ins>
                </m:ctrlPr>
              </m:dPr>
              <m:e>
                <m:r>
                  <w:ins w:id="45" w:author="祥言笑 孟" w:date="2025-08-05T20:33:00Z" w16du:dateUtc="2025-08-05T12:33:00Z">
                    <w:rPr>
                      <w:rFonts w:ascii="Cambria Math" w:hAnsi="Cambria Math" w:cs="Times New Roman"/>
                      <w:sz w:val="21"/>
                      <w:szCs w:val="21"/>
                      <w:highlight w:val="yellow"/>
                    </w:rPr>
                    <m:t>q~P</m:t>
                  </w:ins>
                </m:r>
                <m:d>
                  <m:dPr>
                    <m:ctrlPr>
                      <w:ins w:id="46" w:author="祥言笑 孟" w:date="2025-08-05T20:33:00Z" w16du:dateUtc="2025-08-05T12:33:00Z">
                        <w:rPr>
                          <w:rFonts w:ascii="Cambria Math" w:hAnsi="Cambria Math" w:cs="Times New Roman"/>
                          <w:i/>
                          <w:iCs/>
                          <w:sz w:val="21"/>
                          <w:szCs w:val="21"/>
                          <w:highlight w:val="yellow"/>
                        </w:rPr>
                      </w:ins>
                    </m:ctrlPr>
                  </m:dPr>
                  <m:e>
                    <m:r>
                      <w:ins w:id="47" w:author="祥言笑 孟" w:date="2025-08-05T20:33:00Z" w16du:dateUtc="2025-08-05T12:33:00Z">
                        <w:rPr>
                          <w:rFonts w:ascii="Cambria Math" w:hAnsi="Cambria Math" w:cs="Times New Roman"/>
                          <w:sz w:val="21"/>
                          <w:szCs w:val="21"/>
                          <w:highlight w:val="yellow"/>
                        </w:rPr>
                        <m:t>Q</m:t>
                      </w:ins>
                    </m:r>
                  </m:e>
                </m:d>
                <m:r>
                  <w:ins w:id="48" w:author="祥言笑 孟" w:date="2025-08-05T20:33:00Z" w16du:dateUtc="2025-08-05T12:33:00Z">
                    <w:rPr>
                      <w:rFonts w:ascii="Cambria Math" w:hAnsi="Cambria Math" w:cs="Times New Roman"/>
                      <w:sz w:val="21"/>
                      <w:szCs w:val="21"/>
                      <w:highlight w:val="yellow"/>
                    </w:rPr>
                    <m:t>,o~</m:t>
                  </w:ins>
                </m:r>
                <m:sSub>
                  <m:sSubPr>
                    <m:ctrlPr>
                      <w:ins w:id="49" w:author="祥言笑 孟" w:date="2025-08-05T20:33:00Z" w16du:dateUtc="2025-08-05T12:33:00Z">
                        <w:rPr>
                          <w:rFonts w:ascii="Cambria Math" w:hAnsi="Cambria Math" w:cs="Times New Roman"/>
                          <w:i/>
                          <w:iCs/>
                          <w:sz w:val="21"/>
                          <w:szCs w:val="21"/>
                          <w:highlight w:val="yellow"/>
                        </w:rPr>
                      </w:ins>
                    </m:ctrlPr>
                  </m:sSubPr>
                  <m:e>
                    <m:r>
                      <w:ins w:id="50" w:author="祥言笑 孟" w:date="2025-08-05T20:33:00Z" w16du:dateUtc="2025-08-05T12:33:00Z">
                        <w:rPr>
                          <w:rFonts w:ascii="Cambria Math" w:hAnsi="Cambria Math" w:cs="Times New Roman"/>
                          <w:sz w:val="21"/>
                          <w:szCs w:val="21"/>
                          <w:highlight w:val="yellow"/>
                        </w:rPr>
                        <m:t>π</m:t>
                      </w:ins>
                    </m:r>
                  </m:e>
                  <m:sub>
                    <m:sSub>
                      <m:sSubPr>
                        <m:ctrlPr>
                          <w:ins w:id="51" w:author="祥言笑 孟" w:date="2025-08-05T20:33:00Z" w16du:dateUtc="2025-08-05T12:33:00Z">
                            <w:rPr>
                              <w:rFonts w:ascii="Cambria Math" w:hAnsi="Cambria Math" w:cs="Times New Roman"/>
                              <w:i/>
                              <w:iCs/>
                              <w:sz w:val="21"/>
                              <w:szCs w:val="21"/>
                              <w:highlight w:val="yellow"/>
                            </w:rPr>
                          </w:ins>
                        </m:ctrlPr>
                      </m:sSubPr>
                      <m:e>
                        <m:r>
                          <w:ins w:id="52" w:author="祥言笑 孟" w:date="2025-08-05T20:33:00Z" w16du:dateUtc="2025-08-05T12:33:00Z">
                            <w:rPr>
                              <w:rFonts w:ascii="Cambria Math" w:hAnsi="Cambria Math" w:cs="Times New Roman"/>
                              <w:sz w:val="21"/>
                              <w:szCs w:val="21"/>
                              <w:highlight w:val="yellow"/>
                            </w:rPr>
                            <m:t>θ</m:t>
                          </w:ins>
                        </m:r>
                      </m:e>
                      <m:sub>
                        <m:r>
                          <w:ins w:id="53" w:author="祥言笑 孟" w:date="2025-08-05T20:33:00Z" w16du:dateUtc="2025-08-05T12:33:00Z">
                            <w:rPr>
                              <w:rFonts w:ascii="Cambria Math" w:hAnsi="Cambria Math" w:cs="Times New Roman"/>
                              <w:sz w:val="21"/>
                              <w:szCs w:val="21"/>
                              <w:highlight w:val="yellow"/>
                            </w:rPr>
                            <m:t>old</m:t>
                          </w:ins>
                        </m:r>
                      </m:sub>
                    </m:sSub>
                  </m:sub>
                </m:sSub>
                <m:d>
                  <m:dPr>
                    <m:ctrlPr>
                      <w:ins w:id="54" w:author="祥言笑 孟" w:date="2025-08-05T20:33:00Z" w16du:dateUtc="2025-08-05T12:33:00Z">
                        <w:rPr>
                          <w:rFonts w:ascii="Cambria Math" w:hAnsi="Cambria Math" w:cs="Times New Roman"/>
                          <w:i/>
                          <w:iCs/>
                          <w:sz w:val="21"/>
                          <w:szCs w:val="21"/>
                          <w:highlight w:val="yellow"/>
                        </w:rPr>
                      </w:ins>
                    </m:ctrlPr>
                  </m:dPr>
                  <m:e>
                    <m:r>
                      <w:ins w:id="55" w:author="祥言笑 孟" w:date="2025-08-05T20:33:00Z" w16du:dateUtc="2025-08-05T12:33:00Z">
                        <w:rPr>
                          <w:rFonts w:ascii="Cambria Math" w:hAnsi="Cambria Math" w:cs="Times New Roman"/>
                          <w:sz w:val="21"/>
                          <w:szCs w:val="21"/>
                          <w:highlight w:val="yellow"/>
                        </w:rPr>
                        <m:t>O</m:t>
                      </w:ins>
                    </m:r>
                  </m:e>
                  <m:e>
                    <m:r>
                      <w:ins w:id="56" w:author="祥言笑 孟" w:date="2025-08-05T20:33:00Z" w16du:dateUtc="2025-08-05T12:33:00Z">
                        <w:rPr>
                          <w:rFonts w:ascii="Cambria Math" w:hAnsi="Cambria Math" w:cs="Times New Roman"/>
                          <w:sz w:val="21"/>
                          <w:szCs w:val="21"/>
                          <w:highlight w:val="yellow"/>
                        </w:rPr>
                        <m:t>q</m:t>
                      </w:ins>
                    </m:r>
                  </m:e>
                </m:d>
              </m:e>
            </m:d>
          </m:sub>
        </m:sSub>
      </m:oMath>
      <w:ins w:id="57" w:author="祥言笑 孟" w:date="2025-08-05T20:34:00Z" w16du:dateUtc="2025-08-05T12:34:00Z">
        <w:r>
          <w:rPr>
            <w:rFonts w:hint="eastAsia"/>
            <w:iCs/>
            <w:sz w:val="21"/>
            <w:szCs w:val="21"/>
            <w:highlight w:val="yellow"/>
          </w:rPr>
          <w:t>：E代表数学期望（平均）</w:t>
        </w:r>
      </w:ins>
      <w:ins w:id="58" w:author="祥言笑 孟" w:date="2025-08-05T20:35:00Z" w16du:dateUtc="2025-08-05T12:35:00Z">
        <w:r>
          <w:rPr>
            <w:rFonts w:hint="eastAsia"/>
            <w:iCs/>
            <w:sz w:val="21"/>
            <w:szCs w:val="21"/>
            <w:highlight w:val="yellow"/>
          </w:rPr>
          <w:t>，E右下角的大括号代表这个函数</w:t>
        </w:r>
      </w:ins>
      <w:ins w:id="59" w:author="祥言笑 孟" w:date="2025-08-05T20:36:00Z" w16du:dateUtc="2025-08-05T12:36:00Z">
        <w:r>
          <w:rPr>
            <w:rFonts w:hint="eastAsia"/>
            <w:iCs/>
            <w:sz w:val="21"/>
            <w:szCs w:val="21"/>
            <w:highlight w:val="yellow"/>
          </w:rPr>
          <w:t>使用</w:t>
        </w:r>
      </w:ins>
      <w:ins w:id="60" w:author="祥言笑 孟" w:date="2025-08-05T20:46:00Z" w16du:dateUtc="2025-08-05T12:46:00Z">
        <w:r w:rsidR="008644CC">
          <w:rPr>
            <w:rFonts w:hint="eastAsia"/>
            <w:iCs/>
            <w:sz w:val="21"/>
            <w:szCs w:val="21"/>
            <w:highlight w:val="yellow"/>
          </w:rPr>
          <w:t>的数据是从哪个分布上采集的</w:t>
        </w:r>
      </w:ins>
      <w:ins w:id="61" w:author="祥言笑 孟" w:date="2025-08-05T20:36:00Z" w16du:dateUtc="2025-08-05T12:36:00Z">
        <w:r>
          <w:rPr>
            <w:rFonts w:hint="eastAsia"/>
            <w:iCs/>
            <w:sz w:val="21"/>
            <w:szCs w:val="21"/>
            <w:highlight w:val="yellow"/>
          </w:rPr>
          <w:t>，其中P（Q）是</w:t>
        </w:r>
      </w:ins>
      <w:ins w:id="62" w:author="祥言笑 孟" w:date="2025-08-05T20:37:00Z" w16du:dateUtc="2025-08-05T12:37:00Z">
        <w:r>
          <w:rPr>
            <w:rFonts w:hint="eastAsia"/>
            <w:iCs/>
            <w:sz w:val="21"/>
            <w:szCs w:val="21"/>
            <w:highlight w:val="yellow"/>
          </w:rPr>
          <w:t>问题集合，q</w:t>
        </w:r>
      </w:ins>
      <w:ins w:id="63" w:author="祥言笑 孟" w:date="2025-08-05T20:38:00Z" w16du:dateUtc="2025-08-05T12:38:00Z">
        <w:r>
          <w:rPr>
            <w:rFonts w:hint="eastAsia"/>
            <w:iCs/>
            <w:sz w:val="21"/>
            <w:szCs w:val="21"/>
            <w:highlight w:val="yellow"/>
          </w:rPr>
          <w:t>代表该集合中的某个问题，~前的数据取自波浪线后的集合</w:t>
        </w:r>
      </w:ins>
      <w:ins w:id="64" w:author="祥言笑 孟" w:date="2025-08-05T20:39:00Z" w16du:dateUtc="2025-08-05T12:39:00Z">
        <w:r>
          <w:rPr>
            <w:rFonts w:hint="eastAsia"/>
            <w:iCs/>
            <w:sz w:val="21"/>
            <w:szCs w:val="21"/>
            <w:highlight w:val="yellow"/>
          </w:rPr>
          <w:t>，</w:t>
        </w:r>
      </w:ins>
      <m:oMath>
        <m:sSub>
          <m:sSubPr>
            <m:ctrlPr>
              <w:ins w:id="65" w:author="祥言笑 孟" w:date="2025-08-05T20:39:00Z" w16du:dateUtc="2025-08-05T12:39:00Z">
                <w:rPr>
                  <w:rFonts w:ascii="Cambria Math" w:hAnsi="Cambria Math" w:cs="Times New Roman"/>
                  <w:i/>
                  <w:iCs/>
                  <w:sz w:val="21"/>
                  <w:szCs w:val="21"/>
                  <w:highlight w:val="yellow"/>
                </w:rPr>
              </w:ins>
            </m:ctrlPr>
          </m:sSubPr>
          <m:e>
            <m:r>
              <w:ins w:id="66" w:author="祥言笑 孟" w:date="2025-08-05T20:39:00Z" w16du:dateUtc="2025-08-05T12:39:00Z">
                <w:rPr>
                  <w:rFonts w:ascii="Cambria Math" w:hAnsi="Cambria Math" w:cs="Times New Roman"/>
                  <w:sz w:val="21"/>
                  <w:szCs w:val="21"/>
                  <w:highlight w:val="yellow"/>
                </w:rPr>
                <m:t>π</m:t>
              </w:ins>
            </m:r>
          </m:e>
          <m:sub>
            <m:sSub>
              <m:sSubPr>
                <m:ctrlPr>
                  <w:ins w:id="67" w:author="祥言笑 孟" w:date="2025-08-05T20:39:00Z" w16du:dateUtc="2025-08-05T12:39:00Z">
                    <w:rPr>
                      <w:rFonts w:ascii="Cambria Math" w:hAnsi="Cambria Math" w:cs="Times New Roman"/>
                      <w:i/>
                      <w:iCs/>
                      <w:sz w:val="21"/>
                      <w:szCs w:val="21"/>
                      <w:highlight w:val="yellow"/>
                    </w:rPr>
                  </w:ins>
                </m:ctrlPr>
              </m:sSubPr>
              <m:e>
                <m:r>
                  <w:ins w:id="68" w:author="祥言笑 孟" w:date="2025-08-05T20:39:00Z" w16du:dateUtc="2025-08-05T12:39:00Z">
                    <w:rPr>
                      <w:rFonts w:ascii="Cambria Math" w:hAnsi="Cambria Math" w:cs="Times New Roman"/>
                      <w:sz w:val="21"/>
                      <w:szCs w:val="21"/>
                      <w:highlight w:val="yellow"/>
                    </w:rPr>
                    <m:t>θ</m:t>
                  </w:ins>
                </m:r>
              </m:e>
              <m:sub>
                <m:r>
                  <w:ins w:id="69" w:author="祥言笑 孟" w:date="2025-08-05T20:39:00Z" w16du:dateUtc="2025-08-05T12:39:00Z">
                    <w:rPr>
                      <w:rFonts w:ascii="Cambria Math" w:hAnsi="Cambria Math" w:cs="Times New Roman"/>
                      <w:sz w:val="21"/>
                      <w:szCs w:val="21"/>
                      <w:highlight w:val="yellow"/>
                    </w:rPr>
                    <m:t>old</m:t>
                  </w:ins>
                </m:r>
              </m:sub>
            </m:sSub>
          </m:sub>
        </m:sSub>
        <m:d>
          <m:dPr>
            <m:ctrlPr>
              <w:ins w:id="70" w:author="祥言笑 孟" w:date="2025-08-05T20:39:00Z" w16du:dateUtc="2025-08-05T12:39:00Z">
                <w:rPr>
                  <w:rFonts w:ascii="Cambria Math" w:hAnsi="Cambria Math" w:cs="Times New Roman"/>
                  <w:i/>
                  <w:iCs/>
                  <w:sz w:val="21"/>
                  <w:szCs w:val="21"/>
                  <w:highlight w:val="yellow"/>
                </w:rPr>
              </w:ins>
            </m:ctrlPr>
          </m:dPr>
          <m:e>
            <m:r>
              <w:ins w:id="71" w:author="祥言笑 孟" w:date="2025-08-05T20:39:00Z" w16du:dateUtc="2025-08-05T12:39:00Z">
                <w:rPr>
                  <w:rFonts w:ascii="Cambria Math" w:hAnsi="Cambria Math" w:cs="Times New Roman"/>
                  <w:sz w:val="21"/>
                  <w:szCs w:val="21"/>
                  <w:highlight w:val="yellow"/>
                </w:rPr>
                <m:t>O</m:t>
              </w:ins>
            </m:r>
          </m:e>
          <m:e>
            <m:r>
              <w:ins w:id="72" w:author="祥言笑 孟" w:date="2025-08-05T20:39:00Z" w16du:dateUtc="2025-08-05T12:39:00Z">
                <w:rPr>
                  <w:rFonts w:ascii="Cambria Math" w:hAnsi="Cambria Math" w:cs="Times New Roman"/>
                  <w:sz w:val="21"/>
                  <w:szCs w:val="21"/>
                  <w:highlight w:val="yellow"/>
                </w:rPr>
                <m:t>q</m:t>
              </w:ins>
            </m:r>
          </m:e>
        </m:d>
      </m:oMath>
      <w:ins w:id="73" w:author="祥言笑 孟" w:date="2025-08-05T20:39:00Z" w16du:dateUtc="2025-08-05T12:39:00Z">
        <w:r>
          <w:rPr>
            <w:rFonts w:hint="eastAsia"/>
            <w:iCs/>
            <w:sz w:val="21"/>
            <w:szCs w:val="21"/>
            <w:highlight w:val="yellow"/>
          </w:rPr>
          <w:t>中</w:t>
        </w:r>
      </w:ins>
      <m:oMath>
        <m:r>
          <w:ins w:id="74" w:author="祥言笑 孟" w:date="2025-08-05T20:39:00Z" w16du:dateUtc="2025-08-05T12:39:00Z">
            <w:rPr>
              <w:rFonts w:ascii="Cambria Math" w:hAnsi="Cambria Math" w:cs="Times New Roman"/>
              <w:sz w:val="21"/>
              <w:szCs w:val="21"/>
              <w:highlight w:val="yellow"/>
            </w:rPr>
            <m:t>π</m:t>
          </w:ins>
        </m:r>
      </m:oMath>
      <w:ins w:id="75" w:author="祥言笑 孟" w:date="2025-08-05T20:39:00Z" w16du:dateUtc="2025-08-05T12:39:00Z">
        <w:r>
          <w:rPr>
            <w:rFonts w:hint="eastAsia"/>
            <w:sz w:val="21"/>
            <w:szCs w:val="21"/>
            <w:highlight w:val="yellow"/>
          </w:rPr>
          <w:t>是指策略</w:t>
        </w:r>
      </w:ins>
      <w:ins w:id="76" w:author="祥言笑 孟" w:date="2025-08-05T20:40:00Z" w16du:dateUtc="2025-08-05T12:40:00Z">
        <w:r>
          <w:rPr>
            <w:rFonts w:hint="eastAsia"/>
            <w:sz w:val="21"/>
            <w:szCs w:val="21"/>
            <w:highlight w:val="yellow"/>
          </w:rPr>
          <w:t>即模型本身，</w:t>
        </w:r>
      </w:ins>
      <m:oMath>
        <m:sSub>
          <m:sSubPr>
            <m:ctrlPr>
              <w:ins w:id="77" w:author="祥言笑 孟" w:date="2025-08-05T20:40:00Z" w16du:dateUtc="2025-08-05T12:40:00Z">
                <w:rPr>
                  <w:rFonts w:ascii="Cambria Math" w:hAnsi="Cambria Math" w:cs="Times New Roman"/>
                  <w:i/>
                  <w:iCs/>
                  <w:sz w:val="21"/>
                  <w:szCs w:val="21"/>
                  <w:highlight w:val="yellow"/>
                </w:rPr>
              </w:ins>
            </m:ctrlPr>
          </m:sSubPr>
          <m:e>
            <m:r>
              <w:ins w:id="78" w:author="祥言笑 孟" w:date="2025-08-05T20:40:00Z" w16du:dateUtc="2025-08-05T12:40:00Z">
                <w:rPr>
                  <w:rFonts w:ascii="Cambria Math" w:hAnsi="Cambria Math" w:cs="Times New Roman"/>
                  <w:sz w:val="21"/>
                  <w:szCs w:val="21"/>
                  <w:highlight w:val="yellow"/>
                </w:rPr>
                <m:t>θ</m:t>
              </w:ins>
            </m:r>
          </m:e>
          <m:sub>
            <m:r>
              <w:ins w:id="79" w:author="祥言笑 孟" w:date="2025-08-05T20:40:00Z" w16du:dateUtc="2025-08-05T12:40:00Z">
                <w:rPr>
                  <w:rFonts w:ascii="Cambria Math" w:hAnsi="Cambria Math" w:cs="Times New Roman"/>
                  <w:sz w:val="21"/>
                  <w:szCs w:val="21"/>
                  <w:highlight w:val="yellow"/>
                </w:rPr>
                <m:t>old</m:t>
              </w:ins>
            </m:r>
          </m:sub>
        </m:sSub>
      </m:oMath>
      <w:ins w:id="80" w:author="祥言笑 孟" w:date="2025-08-05T20:40:00Z" w16du:dateUtc="2025-08-05T12:40:00Z">
        <w:r>
          <w:rPr>
            <w:rFonts w:hint="eastAsia"/>
            <w:iCs/>
            <w:sz w:val="21"/>
            <w:szCs w:val="21"/>
            <w:highlight w:val="yellow"/>
          </w:rPr>
          <w:t>代表是旧模型即参考模型</w:t>
        </w:r>
      </w:ins>
      <w:ins w:id="81" w:author="祥言笑 孟" w:date="2025-08-05T20:57:00Z" w16du:dateUtc="2025-08-05T12:57:00Z">
        <w:r w:rsidR="003F6022">
          <w:rPr>
            <w:rFonts w:hint="eastAsia"/>
            <w:iCs/>
            <w:sz w:val="21"/>
            <w:szCs w:val="21"/>
            <w:highlight w:val="yellow"/>
          </w:rPr>
          <w:t>，特别指出，每步训练都会更新旧模型为上一步训练得到的模型</w:t>
        </w:r>
      </w:ins>
      <w:ins w:id="82" w:author="祥言笑 孟" w:date="2025-08-05T20:58:00Z" w16du:dateUtc="2025-08-05T12:58:00Z">
        <w:r w:rsidR="003F6022">
          <w:rPr>
            <w:rFonts w:hint="eastAsia"/>
            <w:iCs/>
            <w:sz w:val="21"/>
            <w:szCs w:val="21"/>
            <w:highlight w:val="yellow"/>
          </w:rPr>
          <w:t>，</w:t>
        </w:r>
      </w:ins>
      <m:oMath>
        <m:d>
          <m:dPr>
            <m:ctrlPr>
              <w:ins w:id="83" w:author="祥言笑 孟" w:date="2025-08-05T20:40:00Z" w16du:dateUtc="2025-08-05T12:40:00Z">
                <w:rPr>
                  <w:rFonts w:ascii="Cambria Math" w:hAnsi="Cambria Math" w:cs="Times New Roman"/>
                  <w:i/>
                  <w:iCs/>
                  <w:sz w:val="21"/>
                  <w:szCs w:val="21"/>
                  <w:highlight w:val="yellow"/>
                </w:rPr>
              </w:ins>
            </m:ctrlPr>
          </m:dPr>
          <m:e>
            <m:r>
              <w:ins w:id="84" w:author="祥言笑 孟" w:date="2025-08-05T20:40:00Z" w16du:dateUtc="2025-08-05T12:40:00Z">
                <w:rPr>
                  <w:rFonts w:ascii="Cambria Math" w:hAnsi="Cambria Math" w:cs="Times New Roman"/>
                  <w:sz w:val="21"/>
                  <w:szCs w:val="21"/>
                  <w:highlight w:val="yellow"/>
                </w:rPr>
                <m:t>O</m:t>
              </w:ins>
            </m:r>
          </m:e>
          <m:e>
            <m:r>
              <w:ins w:id="85" w:author="祥言笑 孟" w:date="2025-08-05T20:40:00Z" w16du:dateUtc="2025-08-05T12:40:00Z">
                <w:rPr>
                  <w:rFonts w:ascii="Cambria Math" w:hAnsi="Cambria Math" w:cs="Times New Roman"/>
                  <w:sz w:val="21"/>
                  <w:szCs w:val="21"/>
                  <w:highlight w:val="yellow"/>
                </w:rPr>
                <m:t>q</m:t>
              </w:ins>
            </m:r>
          </m:e>
        </m:d>
      </m:oMath>
      <w:ins w:id="86" w:author="祥言笑 孟" w:date="2025-08-05T20:40:00Z" w16du:dateUtc="2025-08-05T12:40:00Z">
        <w:r>
          <w:rPr>
            <w:rFonts w:hint="eastAsia"/>
            <w:iCs/>
            <w:sz w:val="21"/>
            <w:szCs w:val="21"/>
            <w:highlight w:val="yellow"/>
          </w:rPr>
          <w:t>中q是前文提到的</w:t>
        </w:r>
      </w:ins>
      <w:ins w:id="87" w:author="祥言笑 孟" w:date="2025-08-05T20:41:00Z" w16du:dateUtc="2025-08-05T12:41:00Z">
        <w:r>
          <w:rPr>
            <w:rFonts w:hint="eastAsia"/>
            <w:iCs/>
            <w:sz w:val="21"/>
            <w:szCs w:val="21"/>
            <w:highlight w:val="yellow"/>
          </w:rPr>
          <w:t>问题，O代表的是对于该问题的整个回答，~前面的o代表该回答中的某一个词</w:t>
        </w:r>
      </w:ins>
    </w:p>
    <w:p w14:paraId="574B26D8" w14:textId="62CAC207" w:rsidR="008644CC" w:rsidRDefault="008644CC">
      <w:pPr>
        <w:rPr>
          <w:ins w:id="88" w:author="祥言笑 孟" w:date="2025-08-05T20:50:00Z" w16du:dateUtc="2025-08-05T12:50:00Z"/>
          <w:iCs/>
          <w:sz w:val="21"/>
          <w:szCs w:val="21"/>
          <w:highlight w:val="yellow"/>
        </w:rPr>
      </w:pPr>
      <w:ins w:id="89" w:author="祥言笑 孟" w:date="2025-08-05T20:49:00Z" w16du:dateUtc="2025-08-05T12:49:00Z">
        <w:r>
          <w:rPr>
            <w:rFonts w:hint="eastAsia"/>
            <w:iCs/>
            <w:sz w:val="21"/>
            <w:szCs w:val="21"/>
            <w:highlight w:val="yellow"/>
          </w:rPr>
          <w:t>后面的部分是该目标</w:t>
        </w:r>
      </w:ins>
      <w:ins w:id="90" w:author="祥言笑 孟" w:date="2025-08-05T20:50:00Z" w16du:dateUtc="2025-08-05T12:50:00Z">
        <w:r>
          <w:rPr>
            <w:rFonts w:hint="eastAsia"/>
            <w:iCs/>
            <w:sz w:val="21"/>
            <w:szCs w:val="21"/>
            <w:highlight w:val="yellow"/>
          </w:rPr>
          <w:t>函数的主要内容</w:t>
        </w:r>
      </w:ins>
    </w:p>
    <w:p w14:paraId="6B845D46" w14:textId="4335D062" w:rsidR="008644CC" w:rsidRDefault="008644CC">
      <w:pPr>
        <w:rPr>
          <w:ins w:id="91" w:author="祥言笑 孟" w:date="2025-08-05T21:01:00Z" w16du:dateUtc="2025-08-05T13:01:00Z"/>
          <w:iCs/>
          <w:sz w:val="21"/>
          <w:szCs w:val="21"/>
          <w:highlight w:val="yellow"/>
        </w:rPr>
      </w:pPr>
      <m:oMath>
        <m:f>
          <m:fPr>
            <m:ctrlPr>
              <w:ins w:id="92" w:author="祥言笑 孟" w:date="2025-08-05T20:51:00Z" w16du:dateUtc="2025-08-05T12:51:00Z">
                <w:rPr>
                  <w:rFonts w:ascii="Cambria Math" w:hAnsi="Cambria Math" w:cs="Times New Roman"/>
                  <w:i/>
                  <w:iCs/>
                  <w:sz w:val="21"/>
                  <w:szCs w:val="21"/>
                  <w:highlight w:val="yellow"/>
                </w:rPr>
              </w:ins>
            </m:ctrlPr>
          </m:fPr>
          <m:num>
            <m:r>
              <w:ins w:id="93" w:author="祥言笑 孟" w:date="2025-08-05T20:51:00Z" w16du:dateUtc="2025-08-05T12:51:00Z">
                <w:rPr>
                  <w:rFonts w:ascii="Cambria Math" w:hAnsi="Cambria Math" w:cs="Times New Roman"/>
                  <w:sz w:val="21"/>
                  <w:szCs w:val="21"/>
                  <w:highlight w:val="yellow"/>
                </w:rPr>
                <m:t>1</m:t>
              </w:ins>
            </m:r>
          </m:num>
          <m:den>
            <m:r>
              <w:ins w:id="94" w:author="祥言笑 孟" w:date="2025-08-05T20:51:00Z" w16du:dateUtc="2025-08-05T12:51:00Z">
                <w:rPr>
                  <w:rFonts w:ascii="Cambria Math" w:hAnsi="Cambria Math" w:cs="Times New Roman"/>
                  <w:sz w:val="21"/>
                  <w:szCs w:val="21"/>
                  <w:highlight w:val="yellow"/>
                </w:rPr>
                <m:t>G</m:t>
              </w:ins>
            </m:r>
          </m:den>
        </m:f>
        <m:nary>
          <m:naryPr>
            <m:chr m:val="∑"/>
            <m:limLoc m:val="undOvr"/>
            <m:ctrlPr>
              <w:ins w:id="95" w:author="祥言笑 孟" w:date="2025-08-05T20:50:00Z" w16du:dateUtc="2025-08-05T12:50:00Z">
                <w:rPr>
                  <w:rFonts w:ascii="Cambria Math" w:hAnsi="Cambria Math" w:cs="Times New Roman"/>
                  <w:i/>
                  <w:iCs/>
                  <w:sz w:val="21"/>
                  <w:szCs w:val="21"/>
                  <w:highlight w:val="yellow"/>
                </w:rPr>
              </w:ins>
            </m:ctrlPr>
          </m:naryPr>
          <m:sub>
            <m:r>
              <w:ins w:id="96" w:author="祥言笑 孟" w:date="2025-08-05T20:50:00Z" w16du:dateUtc="2025-08-05T12:50:00Z">
                <w:rPr>
                  <w:rFonts w:ascii="Cambria Math" w:hAnsi="Cambria Math" w:cs="Times New Roman" w:hint="eastAsia"/>
                  <w:sz w:val="21"/>
                  <w:szCs w:val="21"/>
                  <w:highlight w:val="yellow"/>
                </w:rPr>
                <m:t>i</m:t>
              </w:ins>
            </m:r>
            <m:r>
              <w:ins w:id="97" w:author="祥言笑 孟" w:date="2025-08-05T20:50:00Z" w16du:dateUtc="2025-08-05T12:50:00Z">
                <w:rPr>
                  <w:rFonts w:ascii="Cambria Math" w:hAnsi="Cambria Math" w:cs="Times New Roman"/>
                  <w:sz w:val="21"/>
                  <w:szCs w:val="21"/>
                  <w:highlight w:val="yellow"/>
                </w:rPr>
                <m:t>=1</m:t>
              </w:ins>
            </m:r>
          </m:sub>
          <m:sup>
            <m:r>
              <w:ins w:id="98" w:author="祥言笑 孟" w:date="2025-08-05T20:50:00Z" w16du:dateUtc="2025-08-05T12:50:00Z">
                <w:rPr>
                  <w:rFonts w:ascii="Cambria Math" w:hAnsi="Cambria Math" w:cs="Times New Roman"/>
                  <w:sz w:val="21"/>
                  <w:szCs w:val="21"/>
                  <w:highlight w:val="yellow"/>
                </w:rPr>
                <m:t>G</m:t>
              </w:ins>
            </m:r>
          </m:sup>
          <m:e>
            <m:f>
              <m:fPr>
                <m:ctrlPr>
                  <w:ins w:id="99" w:author="祥言笑 孟" w:date="2025-08-05T20:50:00Z" w16du:dateUtc="2025-08-05T12:50:00Z">
                    <w:rPr>
                      <w:rFonts w:ascii="Cambria Math" w:hAnsi="Cambria Math" w:cs="Times New Roman"/>
                      <w:i/>
                      <w:iCs/>
                      <w:sz w:val="21"/>
                      <w:szCs w:val="21"/>
                      <w:highlight w:val="yellow"/>
                    </w:rPr>
                  </w:ins>
                </m:ctrlPr>
              </m:fPr>
              <m:num>
                <m:r>
                  <w:ins w:id="100" w:author="祥言笑 孟" w:date="2025-08-05T20:50:00Z" w16du:dateUtc="2025-08-05T12:50:00Z">
                    <w:rPr>
                      <w:rFonts w:ascii="Cambria Math" w:hAnsi="Cambria Math" w:cs="Times New Roman"/>
                      <w:sz w:val="21"/>
                      <w:szCs w:val="21"/>
                      <w:highlight w:val="yellow"/>
                    </w:rPr>
                    <m:t>1</m:t>
                  </w:ins>
                </m:r>
              </m:num>
              <m:den>
                <m:d>
                  <m:dPr>
                    <m:begChr m:val="‖"/>
                    <m:endChr m:val=""/>
                    <m:ctrlPr>
                      <w:ins w:id="101" w:author="祥言笑 孟" w:date="2025-08-05T20:50:00Z" w16du:dateUtc="2025-08-05T12:50:00Z">
                        <w:rPr>
                          <w:rFonts w:ascii="Cambria Math" w:hAnsi="Cambria Math" w:cs="Times New Roman"/>
                          <w:i/>
                          <w:iCs/>
                          <w:sz w:val="21"/>
                          <w:szCs w:val="21"/>
                          <w:highlight w:val="yellow"/>
                        </w:rPr>
                      </w:ins>
                    </m:ctrlPr>
                  </m:dPr>
                  <m:e>
                    <m:d>
                      <m:dPr>
                        <m:begChr m:val=""/>
                        <m:endChr m:val="‖"/>
                        <m:ctrlPr>
                          <w:ins w:id="102" w:author="祥言笑 孟" w:date="2025-08-05T20:50:00Z" w16du:dateUtc="2025-08-05T12:50:00Z">
                            <w:rPr>
                              <w:rFonts w:ascii="Cambria Math" w:hAnsi="Cambria Math" w:cs="Times New Roman"/>
                              <w:i/>
                              <w:iCs/>
                              <w:sz w:val="21"/>
                              <w:szCs w:val="21"/>
                              <w:highlight w:val="yellow"/>
                            </w:rPr>
                          </w:ins>
                        </m:ctrlPr>
                      </m:dPr>
                      <m:e>
                        <m:r>
                          <w:ins w:id="103" w:author="祥言笑 孟" w:date="2025-08-05T20:50:00Z" w16du:dateUtc="2025-08-05T12:50:00Z">
                            <w:rPr>
                              <w:rFonts w:ascii="Cambria Math" w:hAnsi="Cambria Math" w:cs="Times New Roman"/>
                              <w:sz w:val="21"/>
                              <w:szCs w:val="21"/>
                              <w:highlight w:val="yellow"/>
                            </w:rPr>
                            <m:t>o</m:t>
                          </w:ins>
                        </m:r>
                      </m:e>
                    </m:d>
                  </m:e>
                </m:d>
              </m:den>
            </m:f>
          </m:e>
        </m:nary>
        <m:nary>
          <m:naryPr>
            <m:chr m:val="∑"/>
            <m:limLoc m:val="undOvr"/>
            <m:ctrlPr>
              <w:ins w:id="104" w:author="祥言笑 孟" w:date="2025-08-05T20:50:00Z" w16du:dateUtc="2025-08-05T12:50:00Z">
                <w:rPr>
                  <w:rFonts w:ascii="Cambria Math" w:hAnsi="Cambria Math" w:cs="Times New Roman"/>
                  <w:i/>
                  <w:iCs/>
                  <w:sz w:val="21"/>
                  <w:szCs w:val="21"/>
                  <w:highlight w:val="yellow"/>
                </w:rPr>
              </w:ins>
            </m:ctrlPr>
          </m:naryPr>
          <m:sub>
            <m:r>
              <w:ins w:id="105" w:author="祥言笑 孟" w:date="2025-08-05T20:50:00Z" w16du:dateUtc="2025-08-05T12:50:00Z">
                <w:rPr>
                  <w:rFonts w:ascii="Cambria Math" w:hAnsi="Cambria Math" w:cs="Times New Roman"/>
                  <w:sz w:val="21"/>
                  <w:szCs w:val="21"/>
                  <w:highlight w:val="yellow"/>
                </w:rPr>
                <m:t>t=1</m:t>
              </w:ins>
            </m:r>
          </m:sub>
          <m:sup>
            <m:d>
              <m:dPr>
                <m:begChr m:val="‖"/>
                <m:endChr m:val=""/>
                <m:ctrlPr>
                  <w:ins w:id="106" w:author="祥言笑 孟" w:date="2025-08-05T20:50:00Z" w16du:dateUtc="2025-08-05T12:50:00Z">
                    <w:rPr>
                      <w:rFonts w:ascii="Cambria Math" w:hAnsi="Cambria Math" w:cs="Times New Roman"/>
                      <w:i/>
                      <w:iCs/>
                      <w:sz w:val="21"/>
                      <w:szCs w:val="21"/>
                      <w:highlight w:val="yellow"/>
                    </w:rPr>
                  </w:ins>
                </m:ctrlPr>
              </m:dPr>
              <m:e>
                <m:d>
                  <m:dPr>
                    <m:begChr m:val=""/>
                    <m:endChr m:val="‖"/>
                    <m:ctrlPr>
                      <w:ins w:id="107" w:author="祥言笑 孟" w:date="2025-08-05T20:50:00Z" w16du:dateUtc="2025-08-05T12:50:00Z">
                        <w:rPr>
                          <w:rFonts w:ascii="Cambria Math" w:hAnsi="Cambria Math" w:cs="Times New Roman"/>
                          <w:i/>
                          <w:iCs/>
                          <w:sz w:val="21"/>
                          <w:szCs w:val="21"/>
                          <w:highlight w:val="yellow"/>
                        </w:rPr>
                      </w:ins>
                    </m:ctrlPr>
                  </m:dPr>
                  <m:e>
                    <m:r>
                      <w:ins w:id="108" w:author="祥言笑 孟" w:date="2025-08-05T20:50:00Z" w16du:dateUtc="2025-08-05T12:50:00Z">
                        <w:rPr>
                          <w:rFonts w:ascii="Cambria Math" w:hAnsi="Cambria Math" w:cs="Times New Roman"/>
                          <w:sz w:val="21"/>
                          <w:szCs w:val="21"/>
                          <w:highlight w:val="yellow"/>
                        </w:rPr>
                        <m:t>o</m:t>
                      </w:ins>
                    </m:r>
                  </m:e>
                </m:d>
              </m:e>
            </m:d>
          </m:sup>
          <m:e>
            <m:r>
              <w:ins w:id="109" w:author="祥言笑 孟" w:date="2025-08-05T20:50:00Z" w16du:dateUtc="2025-08-05T12:50:00Z">
                <m:rPr>
                  <m:sty m:val="p"/>
                </m:rPr>
                <w:rPr>
                  <w:rFonts w:ascii="Cambria Math" w:hAnsi="Cambria Math" w:cs="Times New Roman"/>
                  <w:sz w:val="21"/>
                  <w:szCs w:val="21"/>
                  <w:highlight w:val="yellow"/>
                </w:rPr>
                <m:t>m</m:t>
              </w:ins>
            </m:r>
            <m:r>
              <w:ins w:id="110" w:author="祥言笑 孟" w:date="2025-08-05T20:51:00Z" w16du:dateUtc="2025-08-05T12:51:00Z">
                <m:rPr>
                  <m:sty m:val="p"/>
                </m:rPr>
                <w:rPr>
                  <w:rFonts w:ascii="Cambria Math" w:hAnsi="Cambria Math" w:cs="Times New Roman" w:hint="eastAsia"/>
                  <w:sz w:val="21"/>
                  <w:szCs w:val="21"/>
                  <w:highlight w:val="yellow"/>
                </w:rPr>
                <m:t>in</m:t>
              </w:ins>
            </m:r>
          </m:e>
        </m:nary>
      </m:oMath>
      <w:ins w:id="111" w:author="祥言笑 孟" w:date="2025-08-05T20:51:00Z" w16du:dateUtc="2025-08-05T12:51:00Z">
        <w:r>
          <w:rPr>
            <w:rFonts w:hint="eastAsia"/>
            <w:iCs/>
            <w:sz w:val="21"/>
            <w:szCs w:val="21"/>
            <w:highlight w:val="yellow"/>
          </w:rPr>
          <w:t>中</w:t>
        </w:r>
      </w:ins>
      <w:ins w:id="112" w:author="祥言笑 孟" w:date="2025-08-05T20:52:00Z" w16du:dateUtc="2025-08-05T12:52:00Z">
        <w:r w:rsidR="003F6022">
          <w:rPr>
            <w:rFonts w:hint="eastAsia"/>
            <w:iCs/>
            <w:sz w:val="21"/>
            <w:szCs w:val="21"/>
            <w:highlight w:val="yellow"/>
          </w:rPr>
          <w:t>G代表的是</w:t>
        </w:r>
      </w:ins>
      <w:ins w:id="113" w:author="祥言笑 孟" w:date="2025-08-05T20:53:00Z" w16du:dateUtc="2025-08-05T12:53:00Z">
        <w:r w:rsidR="003F6022">
          <w:rPr>
            <w:rFonts w:hint="eastAsia"/>
            <w:iCs/>
            <w:sz w:val="21"/>
            <w:szCs w:val="21"/>
            <w:highlight w:val="yellow"/>
          </w:rPr>
          <w:t>对每个样本采样</w:t>
        </w:r>
      </w:ins>
      <w:ins w:id="114" w:author="祥言笑 孟" w:date="2025-08-05T20:52:00Z" w16du:dateUtc="2025-08-05T12:52:00Z">
        <w:r w:rsidR="003F6022">
          <w:rPr>
            <w:rFonts w:hint="eastAsia"/>
            <w:iCs/>
            <w:sz w:val="21"/>
            <w:szCs w:val="21"/>
            <w:highlight w:val="yellow"/>
          </w:rPr>
          <w:t>的数量，即</w:t>
        </w:r>
      </w:ins>
      <w:ins w:id="115" w:author="祥言笑 孟" w:date="2025-08-05T20:54:00Z" w16du:dateUtc="2025-08-05T12:54:00Z">
        <w:r w:rsidR="003F6022">
          <w:rPr>
            <w:rFonts w:hint="eastAsia"/>
            <w:iCs/>
            <w:sz w:val="21"/>
            <w:szCs w:val="21"/>
            <w:highlight w:val="yellow"/>
          </w:rPr>
          <w:t>对于</w:t>
        </w:r>
      </w:ins>
      <w:ins w:id="116" w:author="祥言笑 孟" w:date="2025-08-05T20:52:00Z" w16du:dateUtc="2025-08-05T12:52:00Z">
        <w:r w:rsidR="003F6022">
          <w:rPr>
            <w:rFonts w:hint="eastAsia"/>
            <w:iCs/>
            <w:sz w:val="21"/>
            <w:szCs w:val="21"/>
            <w:highlight w:val="yellow"/>
          </w:rPr>
          <w:t>问的问题</w:t>
        </w:r>
      </w:ins>
      <w:ins w:id="117" w:author="祥言笑 孟" w:date="2025-08-05T20:54:00Z" w16du:dateUtc="2025-08-05T12:54:00Z">
        <w:r w:rsidR="003F6022">
          <w:rPr>
            <w:rFonts w:hint="eastAsia"/>
            <w:iCs/>
            <w:sz w:val="21"/>
            <w:szCs w:val="21"/>
            <w:highlight w:val="yellow"/>
          </w:rPr>
          <w:t>回答的</w:t>
        </w:r>
      </w:ins>
      <w:ins w:id="118" w:author="祥言笑 孟" w:date="2025-08-05T20:52:00Z" w16du:dateUtc="2025-08-05T12:52:00Z">
        <w:r w:rsidR="003F6022">
          <w:rPr>
            <w:rFonts w:hint="eastAsia"/>
            <w:iCs/>
            <w:sz w:val="21"/>
            <w:szCs w:val="21"/>
            <w:highlight w:val="yellow"/>
          </w:rPr>
          <w:t>数量，</w:t>
        </w:r>
        <w:proofErr w:type="spellStart"/>
        <w:r w:rsidR="003F6022">
          <w:rPr>
            <w:rFonts w:hint="eastAsia"/>
            <w:iCs/>
            <w:sz w:val="21"/>
            <w:szCs w:val="21"/>
            <w:highlight w:val="yellow"/>
          </w:rPr>
          <w:t>i</w:t>
        </w:r>
        <w:proofErr w:type="spellEnd"/>
        <w:r w:rsidR="003F6022">
          <w:rPr>
            <w:rFonts w:hint="eastAsia"/>
            <w:iCs/>
            <w:sz w:val="21"/>
            <w:szCs w:val="21"/>
            <w:highlight w:val="yellow"/>
          </w:rPr>
          <w:t>代表第</w:t>
        </w:r>
        <w:proofErr w:type="spellStart"/>
        <w:r w:rsidR="003F6022">
          <w:rPr>
            <w:rFonts w:hint="eastAsia"/>
            <w:iCs/>
            <w:sz w:val="21"/>
            <w:szCs w:val="21"/>
            <w:highlight w:val="yellow"/>
          </w:rPr>
          <w:t>i</w:t>
        </w:r>
        <w:proofErr w:type="spellEnd"/>
        <w:proofErr w:type="gramStart"/>
        <w:r w:rsidR="003F6022">
          <w:rPr>
            <w:rFonts w:hint="eastAsia"/>
            <w:iCs/>
            <w:sz w:val="21"/>
            <w:szCs w:val="21"/>
            <w:highlight w:val="yellow"/>
          </w:rPr>
          <w:t>个</w:t>
        </w:r>
      </w:ins>
      <w:proofErr w:type="gramEnd"/>
      <w:ins w:id="119" w:author="祥言笑 孟" w:date="2025-08-05T20:54:00Z" w16du:dateUtc="2025-08-05T12:54:00Z">
        <w:r w:rsidR="003F6022">
          <w:rPr>
            <w:rFonts w:hint="eastAsia"/>
            <w:iCs/>
            <w:sz w:val="21"/>
            <w:szCs w:val="21"/>
            <w:highlight w:val="yellow"/>
          </w:rPr>
          <w:t>回答</w:t>
        </w:r>
      </w:ins>
      <w:ins w:id="120" w:author="祥言笑 孟" w:date="2025-08-05T20:52:00Z" w16du:dateUtc="2025-08-05T12:52:00Z">
        <w:r w:rsidR="003F6022">
          <w:rPr>
            <w:rFonts w:hint="eastAsia"/>
            <w:iCs/>
            <w:sz w:val="21"/>
            <w:szCs w:val="21"/>
            <w:highlight w:val="yellow"/>
          </w:rPr>
          <w:t>，</w:t>
        </w:r>
      </w:ins>
      <m:oMath>
        <m:d>
          <m:dPr>
            <m:begChr m:val="‖"/>
            <m:endChr m:val=""/>
            <m:ctrlPr>
              <w:ins w:id="121" w:author="祥言笑 孟" w:date="2025-08-05T20:53:00Z" w16du:dateUtc="2025-08-05T12:53:00Z">
                <w:rPr>
                  <w:rFonts w:ascii="Cambria Math" w:hAnsi="Cambria Math" w:cs="Times New Roman"/>
                  <w:i/>
                  <w:iCs/>
                  <w:sz w:val="21"/>
                  <w:szCs w:val="21"/>
                  <w:highlight w:val="yellow"/>
                </w:rPr>
              </w:ins>
            </m:ctrlPr>
          </m:dPr>
          <m:e>
            <m:d>
              <m:dPr>
                <m:begChr m:val=""/>
                <m:endChr m:val="‖"/>
                <m:ctrlPr>
                  <w:ins w:id="122" w:author="祥言笑 孟" w:date="2025-08-05T20:53:00Z" w16du:dateUtc="2025-08-05T12:53:00Z">
                    <w:rPr>
                      <w:rFonts w:ascii="Cambria Math" w:hAnsi="Cambria Math" w:cs="Times New Roman"/>
                      <w:i/>
                      <w:iCs/>
                      <w:sz w:val="21"/>
                      <w:szCs w:val="21"/>
                      <w:highlight w:val="yellow"/>
                    </w:rPr>
                  </w:ins>
                </m:ctrlPr>
              </m:dPr>
              <m:e>
                <m:r>
                  <w:ins w:id="123" w:author="祥言笑 孟" w:date="2025-08-05T20:53:00Z" w16du:dateUtc="2025-08-05T12:53:00Z">
                    <w:rPr>
                      <w:rFonts w:ascii="Cambria Math" w:hAnsi="Cambria Math" w:cs="Times New Roman"/>
                      <w:sz w:val="21"/>
                      <w:szCs w:val="21"/>
                      <w:highlight w:val="yellow"/>
                    </w:rPr>
                    <m:t>o</m:t>
                  </w:ins>
                </m:r>
              </m:e>
            </m:d>
          </m:e>
        </m:d>
      </m:oMath>
      <w:ins w:id="124" w:author="祥言笑 孟" w:date="2025-08-05T20:54:00Z" w16du:dateUtc="2025-08-05T12:54:00Z">
        <w:r w:rsidR="003F6022">
          <w:rPr>
            <w:rFonts w:hint="eastAsia"/>
            <w:iCs/>
            <w:sz w:val="21"/>
            <w:szCs w:val="21"/>
            <w:highlight w:val="yellow"/>
          </w:rPr>
          <w:t>代表的回答的长度，t代表</w:t>
        </w:r>
      </w:ins>
      <w:ins w:id="125" w:author="祥言笑 孟" w:date="2025-08-05T20:55:00Z" w16du:dateUtc="2025-08-05T12:55:00Z">
        <w:r w:rsidR="003F6022">
          <w:rPr>
            <w:rFonts w:hint="eastAsia"/>
            <w:iCs/>
            <w:sz w:val="21"/>
            <w:szCs w:val="21"/>
            <w:highlight w:val="yellow"/>
          </w:rPr>
          <w:t>某</w:t>
        </w:r>
      </w:ins>
      <w:ins w:id="126" w:author="祥言笑 孟" w:date="2025-08-05T20:54:00Z" w16du:dateUtc="2025-08-05T12:54:00Z">
        <w:r w:rsidR="003F6022">
          <w:rPr>
            <w:rFonts w:hint="eastAsia"/>
            <w:iCs/>
            <w:sz w:val="21"/>
            <w:szCs w:val="21"/>
            <w:highlight w:val="yellow"/>
          </w:rPr>
          <w:t>个回答的第t个词</w:t>
        </w:r>
      </w:ins>
      <w:ins w:id="127" w:author="祥言笑 孟" w:date="2025-08-05T20:55:00Z" w16du:dateUtc="2025-08-05T12:55:00Z">
        <w:r w:rsidR="003F6022">
          <w:rPr>
            <w:rFonts w:hint="eastAsia"/>
            <w:iCs/>
            <w:sz w:val="21"/>
            <w:szCs w:val="21"/>
            <w:highlight w:val="yellow"/>
          </w:rPr>
          <w:t>，min代表</w:t>
        </w:r>
      </w:ins>
      <w:ins w:id="128" w:author="祥言笑 孟" w:date="2025-08-05T20:58:00Z" w16du:dateUtc="2025-08-05T12:58:00Z">
        <w:r w:rsidR="003F6022">
          <w:rPr>
            <w:rFonts w:hint="eastAsia"/>
            <w:iCs/>
            <w:sz w:val="21"/>
            <w:szCs w:val="21"/>
            <w:highlight w:val="yellow"/>
          </w:rPr>
          <w:t>取最小值</w:t>
        </w:r>
      </w:ins>
      <w:ins w:id="129" w:author="祥言笑 孟" w:date="2025-08-05T20:59:00Z" w16du:dateUtc="2025-08-05T12:59:00Z">
        <w:r w:rsidR="003F6022">
          <w:rPr>
            <w:rFonts w:hint="eastAsia"/>
            <w:iCs/>
            <w:sz w:val="21"/>
            <w:szCs w:val="21"/>
            <w:highlight w:val="yellow"/>
          </w:rPr>
          <w:t>，</w:t>
        </w:r>
      </w:ins>
      <m:oMath>
        <m:r>
          <w:ins w:id="130" w:author="祥言笑 孟" w:date="2025-08-05T20:59:00Z" w16du:dateUtc="2025-08-05T12:59:00Z">
            <w:rPr>
              <w:rFonts w:ascii="Cambria Math" w:hAnsi="Cambria Math"/>
              <w:sz w:val="21"/>
              <w:szCs w:val="21"/>
              <w:highlight w:val="yellow"/>
            </w:rPr>
            <m:t>∑</m:t>
          </w:ins>
        </m:r>
      </m:oMath>
      <w:ins w:id="131" w:author="祥言笑 孟" w:date="2025-08-05T20:59:00Z" w16du:dateUtc="2025-08-05T12:59:00Z">
        <w:r w:rsidR="003F6022">
          <w:rPr>
            <w:rFonts w:hint="eastAsia"/>
            <w:iCs/>
            <w:sz w:val="21"/>
            <w:szCs w:val="21"/>
            <w:highlight w:val="yellow"/>
          </w:rPr>
          <w:t>是求和符号，因此该部分的含义为对后面的式子</w:t>
        </w:r>
      </w:ins>
      <w:ins w:id="132" w:author="祥言笑 孟" w:date="2025-08-05T21:00:00Z" w16du:dateUtc="2025-08-05T13:00:00Z">
        <w:r w:rsidR="003F6022">
          <w:rPr>
            <w:rFonts w:hint="eastAsia"/>
            <w:iCs/>
            <w:sz w:val="21"/>
            <w:szCs w:val="21"/>
            <w:highlight w:val="yellow"/>
          </w:rPr>
          <w:t>取最小值之后对某一个回答的所有词的优势分数取均值并且对该问题的每个回答的分数</w:t>
        </w:r>
      </w:ins>
      <w:ins w:id="133" w:author="祥言笑 孟" w:date="2025-08-05T21:01:00Z" w16du:dateUtc="2025-08-05T13:01:00Z">
        <w:r w:rsidR="003F6022">
          <w:rPr>
            <w:rFonts w:hint="eastAsia"/>
            <w:iCs/>
            <w:sz w:val="21"/>
            <w:szCs w:val="21"/>
            <w:highlight w:val="yellow"/>
          </w:rPr>
          <w:t>取均值</w:t>
        </w:r>
      </w:ins>
    </w:p>
    <w:p w14:paraId="58D926A9" w14:textId="192B2C3E" w:rsidR="003F6022" w:rsidRDefault="003F6022">
      <w:pPr>
        <w:rPr>
          <w:ins w:id="134" w:author="祥言笑 孟" w:date="2025-08-05T21:36:00Z" w16du:dateUtc="2025-08-05T13:36:00Z"/>
          <w:iCs/>
          <w:sz w:val="21"/>
          <w:szCs w:val="21"/>
          <w:highlight w:val="yellow"/>
        </w:rPr>
      </w:pPr>
      <m:oMath>
        <m:r>
          <w:ins w:id="135" w:author="祥言笑 孟" w:date="2025-08-05T21:01:00Z" w16du:dateUtc="2025-08-05T13:01:00Z">
            <w:rPr>
              <w:rFonts w:ascii="Cambria Math" w:hAnsi="Cambria Math" w:cs="Times New Roman"/>
              <w:sz w:val="21"/>
              <w:szCs w:val="21"/>
              <w:highlight w:val="yellow"/>
            </w:rPr>
            <m:t>[</m:t>
          </w:ins>
        </m:r>
        <m:sSub>
          <m:sSubPr>
            <m:ctrlPr>
              <w:ins w:id="136" w:author="祥言笑 孟" w:date="2025-08-05T21:01:00Z" w16du:dateUtc="2025-08-05T13:01:00Z">
                <w:rPr>
                  <w:rFonts w:ascii="Cambria Math" w:hAnsi="Cambria Math" w:cs="Times New Roman"/>
                  <w:i/>
                  <w:iCs/>
                  <w:sz w:val="21"/>
                  <w:szCs w:val="21"/>
                  <w:highlight w:val="yellow"/>
                </w:rPr>
              </w:ins>
            </m:ctrlPr>
          </m:sSubPr>
          <m:e>
            <m:r>
              <w:ins w:id="137" w:author="祥言笑 孟" w:date="2025-08-05T21:01:00Z" w16du:dateUtc="2025-08-05T13:01:00Z">
                <w:rPr>
                  <w:rFonts w:ascii="Cambria Math" w:hAnsi="Cambria Math" w:cs="Times New Roman"/>
                  <w:sz w:val="21"/>
                  <w:szCs w:val="21"/>
                  <w:highlight w:val="yellow"/>
                </w:rPr>
                <m:t>r</m:t>
              </w:ins>
            </m:r>
          </m:e>
          <m:sub>
            <m:r>
              <w:ins w:id="138" w:author="祥言笑 孟" w:date="2025-08-05T21:01:00Z" w16du:dateUtc="2025-08-05T13:01:00Z">
                <w:rPr>
                  <w:rFonts w:ascii="Cambria Math" w:hAnsi="Cambria Math" w:cs="Times New Roman"/>
                  <w:sz w:val="21"/>
                  <w:szCs w:val="21"/>
                  <w:highlight w:val="yellow"/>
                </w:rPr>
                <m:t>ratio</m:t>
              </w:ins>
            </m:r>
          </m:sub>
        </m:sSub>
        <m:r>
          <w:ins w:id="139" w:author="祥言笑 孟" w:date="2025-08-05T21:01:00Z" w16du:dateUtc="2025-08-05T13:01:00Z">
            <w:rPr>
              <w:rFonts w:ascii="Cambria Math" w:hAnsi="Cambria Math" w:cs="Times New Roman"/>
              <w:sz w:val="21"/>
              <w:szCs w:val="21"/>
              <w:highlight w:val="yellow"/>
            </w:rPr>
            <m:t>,clip(</m:t>
          </w:ins>
        </m:r>
        <m:sSub>
          <m:sSubPr>
            <m:ctrlPr>
              <w:ins w:id="140" w:author="祥言笑 孟" w:date="2025-08-05T21:01:00Z" w16du:dateUtc="2025-08-05T13:01:00Z">
                <w:rPr>
                  <w:rFonts w:ascii="Cambria Math" w:hAnsi="Cambria Math" w:cs="Times New Roman"/>
                  <w:i/>
                  <w:iCs/>
                  <w:sz w:val="21"/>
                  <w:szCs w:val="21"/>
                  <w:highlight w:val="yellow"/>
                </w:rPr>
              </w:ins>
            </m:ctrlPr>
          </m:sSubPr>
          <m:e>
            <m:r>
              <w:ins w:id="141" w:author="祥言笑 孟" w:date="2025-08-05T21:01:00Z" w16du:dateUtc="2025-08-05T13:01:00Z">
                <w:rPr>
                  <w:rFonts w:ascii="Cambria Math" w:hAnsi="Cambria Math" w:cs="Times New Roman"/>
                  <w:sz w:val="21"/>
                  <w:szCs w:val="21"/>
                  <w:highlight w:val="yellow"/>
                </w:rPr>
                <m:t>r</m:t>
              </w:ins>
            </m:r>
          </m:e>
          <m:sub>
            <m:r>
              <w:ins w:id="142" w:author="祥言笑 孟" w:date="2025-08-05T21:01:00Z" w16du:dateUtc="2025-08-05T13:01:00Z">
                <w:rPr>
                  <w:rFonts w:ascii="Cambria Math" w:hAnsi="Cambria Math" w:cs="Times New Roman"/>
                  <w:sz w:val="21"/>
                  <w:szCs w:val="21"/>
                  <w:highlight w:val="yellow"/>
                </w:rPr>
                <m:t>ratio</m:t>
              </w:ins>
            </m:r>
          </m:sub>
        </m:sSub>
        <m:r>
          <w:ins w:id="143" w:author="祥言笑 孟" w:date="2025-08-05T21:01:00Z" w16du:dateUtc="2025-08-05T13:01:00Z">
            <w:rPr>
              <w:rFonts w:ascii="Cambria Math" w:hAnsi="Cambria Math" w:cs="Times New Roman"/>
              <w:sz w:val="21"/>
              <w:szCs w:val="21"/>
              <w:highlight w:val="yellow"/>
            </w:rPr>
            <m:t>,1-ε,1+ε)</m:t>
          </w:ins>
        </m:r>
        <m:sSub>
          <m:sSubPr>
            <m:ctrlPr>
              <w:ins w:id="144" w:author="祥言笑 孟" w:date="2025-08-05T21:01:00Z" w16du:dateUtc="2025-08-05T13:01:00Z">
                <w:rPr>
                  <w:rFonts w:ascii="Cambria Math" w:hAnsi="Cambria Math" w:cs="Times New Roman"/>
                  <w:i/>
                  <w:iCs/>
                  <w:sz w:val="21"/>
                  <w:szCs w:val="21"/>
                  <w:highlight w:val="yellow"/>
                </w:rPr>
              </w:ins>
            </m:ctrlPr>
          </m:sSubPr>
          <m:e>
            <m:r>
              <w:ins w:id="145" w:author="祥言笑 孟" w:date="2025-08-05T21:01:00Z" w16du:dateUtc="2025-08-05T13:01:00Z">
                <w:rPr>
                  <w:rFonts w:ascii="Cambria Math" w:hAnsi="Cambria Math" w:cs="Times New Roman"/>
                  <w:sz w:val="21"/>
                  <w:szCs w:val="21"/>
                  <w:highlight w:val="yellow"/>
                </w:rPr>
                <m:t>]</m:t>
              </w:ins>
            </m:r>
            <m:acc>
              <m:accPr>
                <m:ctrlPr>
                  <w:ins w:id="146" w:author="祥言笑 孟" w:date="2025-08-05T21:01:00Z" w16du:dateUtc="2025-08-05T13:01:00Z">
                    <w:rPr>
                      <w:rFonts w:ascii="Cambria Math" w:hAnsi="Cambria Math" w:cs="Times New Roman"/>
                      <w:i/>
                      <w:sz w:val="21"/>
                      <w:szCs w:val="21"/>
                      <w:highlight w:val="yellow"/>
                    </w:rPr>
                  </w:ins>
                </m:ctrlPr>
              </m:accPr>
              <m:e>
                <m:r>
                  <w:ins w:id="147" w:author="祥言笑 孟" w:date="2025-08-05T21:01:00Z" w16du:dateUtc="2025-08-05T13:01:00Z">
                    <w:rPr>
                      <w:rFonts w:ascii="Cambria Math" w:hAnsi="Cambria Math" w:cs="Times New Roman"/>
                      <w:sz w:val="21"/>
                      <w:szCs w:val="21"/>
                      <w:highlight w:val="yellow"/>
                    </w:rPr>
                    <m:t>A</m:t>
                  </w:ins>
                </m:r>
              </m:e>
            </m:acc>
          </m:e>
          <m:sub>
            <m:r>
              <w:ins w:id="148" w:author="祥言笑 孟" w:date="2025-08-05T21:01:00Z" w16du:dateUtc="2025-08-05T13:01:00Z">
                <w:rPr>
                  <w:rFonts w:ascii="Cambria Math" w:hAnsi="Cambria Math" w:cs="Times New Roman"/>
                  <w:sz w:val="21"/>
                  <w:szCs w:val="21"/>
                  <w:highlight w:val="yellow"/>
                </w:rPr>
                <m:t>i,t</m:t>
              </w:ins>
            </m:r>
          </m:sub>
        </m:sSub>
      </m:oMath>
      <w:ins w:id="149" w:author="祥言笑 孟" w:date="2025-08-05T21:01:00Z" w16du:dateUtc="2025-08-05T13:01:00Z">
        <w:r>
          <w:rPr>
            <w:rFonts w:hint="eastAsia"/>
            <w:iCs/>
            <w:sz w:val="21"/>
            <w:szCs w:val="21"/>
            <w:highlight w:val="yellow"/>
          </w:rPr>
          <w:t>，这一部分是优势分数的</w:t>
        </w:r>
      </w:ins>
      <w:ins w:id="150" w:author="祥言笑 孟" w:date="2025-08-05T21:02:00Z" w16du:dateUtc="2025-08-05T13:02:00Z">
        <w:r>
          <w:rPr>
            <w:rFonts w:hint="eastAsia"/>
            <w:iCs/>
            <w:sz w:val="21"/>
            <w:szCs w:val="21"/>
            <w:highlight w:val="yellow"/>
          </w:rPr>
          <w:t>计算，</w:t>
        </w:r>
      </w:ins>
      <m:oMath>
        <m:sSub>
          <m:sSubPr>
            <m:ctrlPr>
              <w:ins w:id="151" w:author="祥言笑 孟" w:date="2025-08-05T21:02:00Z" w16du:dateUtc="2025-08-05T13:02:00Z">
                <w:rPr>
                  <w:rFonts w:ascii="Cambria Math" w:hAnsi="Cambria Math" w:cs="Times New Roman"/>
                  <w:i/>
                  <w:iCs/>
                  <w:sz w:val="21"/>
                  <w:szCs w:val="21"/>
                  <w:highlight w:val="yellow"/>
                </w:rPr>
              </w:ins>
            </m:ctrlPr>
          </m:sSubPr>
          <m:e>
            <m:r>
              <w:ins w:id="152" w:author="祥言笑 孟" w:date="2025-08-05T21:02:00Z" w16du:dateUtc="2025-08-05T13:02:00Z">
                <w:rPr>
                  <w:rFonts w:ascii="Cambria Math" w:hAnsi="Cambria Math" w:cs="Times New Roman"/>
                  <w:sz w:val="21"/>
                  <w:szCs w:val="21"/>
                  <w:highlight w:val="yellow"/>
                </w:rPr>
                <m:t>r</m:t>
              </w:ins>
            </m:r>
          </m:e>
          <m:sub>
            <m:r>
              <w:ins w:id="153" w:author="祥言笑 孟" w:date="2025-08-05T21:02:00Z" w16du:dateUtc="2025-08-05T13:02:00Z">
                <w:rPr>
                  <w:rFonts w:ascii="Cambria Math" w:hAnsi="Cambria Math" w:cs="Times New Roman"/>
                  <w:sz w:val="21"/>
                  <w:szCs w:val="21"/>
                  <w:highlight w:val="yellow"/>
                </w:rPr>
                <m:t>ratio</m:t>
              </w:ins>
            </m:r>
          </m:sub>
        </m:sSub>
      </m:oMath>
      <w:ins w:id="154" w:author="祥言笑 孟" w:date="2025-08-05T21:02:00Z" w16du:dateUtc="2025-08-05T13:02:00Z">
        <w:r w:rsidR="00E47787">
          <w:rPr>
            <w:rFonts w:hint="eastAsia"/>
            <w:iCs/>
            <w:sz w:val="21"/>
            <w:szCs w:val="21"/>
            <w:highlight w:val="yellow"/>
          </w:rPr>
          <w:t>代表</w:t>
        </w:r>
        <w:proofErr w:type="gramStart"/>
        <w:r w:rsidR="00E47787">
          <w:rPr>
            <w:rFonts w:hint="eastAsia"/>
            <w:iCs/>
            <w:sz w:val="21"/>
            <w:szCs w:val="21"/>
            <w:highlight w:val="yellow"/>
          </w:rPr>
          <w:t>当前步得到</w:t>
        </w:r>
        <w:proofErr w:type="gramEnd"/>
        <w:r w:rsidR="00E47787">
          <w:rPr>
            <w:rFonts w:hint="eastAsia"/>
            <w:iCs/>
            <w:sz w:val="21"/>
            <w:szCs w:val="21"/>
            <w:highlight w:val="yellow"/>
          </w:rPr>
          <w:t>的采样</w:t>
        </w:r>
      </w:ins>
      <w:ins w:id="155" w:author="祥言笑 孟" w:date="2025-08-05T21:04:00Z" w16du:dateUtc="2025-08-05T13:04:00Z">
        <w:r w:rsidR="00E47787">
          <w:rPr>
            <w:rFonts w:hint="eastAsia"/>
            <w:iCs/>
            <w:sz w:val="21"/>
            <w:szCs w:val="21"/>
            <w:highlight w:val="yellow"/>
          </w:rPr>
          <w:t>即词语在新模型与旧模型</w:t>
        </w:r>
      </w:ins>
      <w:ins w:id="156" w:author="祥言笑 孟" w:date="2025-08-05T21:05:00Z" w16du:dateUtc="2025-08-05T13:05:00Z">
        <w:r w:rsidR="00E47787">
          <w:rPr>
            <w:rFonts w:hint="eastAsia"/>
            <w:iCs/>
            <w:sz w:val="21"/>
            <w:szCs w:val="21"/>
            <w:highlight w:val="yellow"/>
          </w:rPr>
          <w:t>中的概率比值</w:t>
        </w:r>
      </w:ins>
      <w:ins w:id="157" w:author="祥言笑 孟" w:date="2025-08-05T21:08:00Z" w16du:dateUtc="2025-08-05T13:08:00Z">
        <w:r w:rsidR="00E47787">
          <w:rPr>
            <w:rFonts w:hint="eastAsia"/>
            <w:iCs/>
            <w:sz w:val="21"/>
            <w:szCs w:val="21"/>
            <w:highlight w:val="yellow"/>
          </w:rPr>
          <w:t>，</w:t>
        </w:r>
      </w:ins>
      <m:oMath>
        <m:sSub>
          <m:sSubPr>
            <m:ctrlPr>
              <w:ins w:id="158" w:author="祥言笑 孟" w:date="2025-08-05T21:11:00Z" w16du:dateUtc="2025-08-05T13:11:00Z">
                <w:rPr>
                  <w:rFonts w:ascii="Cambria Math" w:hAnsi="Cambria Math" w:cs="Times New Roman"/>
                  <w:i/>
                  <w:iCs/>
                  <w:sz w:val="21"/>
                  <w:szCs w:val="21"/>
                  <w:highlight w:val="yellow"/>
                </w:rPr>
              </w:ins>
            </m:ctrlPr>
          </m:sSubPr>
          <m:e>
            <m:r>
              <w:ins w:id="159" w:author="祥言笑 孟" w:date="2025-08-05T21:11:00Z" w16du:dateUtc="2025-08-05T13:11:00Z">
                <w:rPr>
                  <w:rFonts w:ascii="Cambria Math" w:hAnsi="Cambria Math" w:cs="Times New Roman"/>
                  <w:sz w:val="21"/>
                  <w:szCs w:val="21"/>
                  <w:highlight w:val="yellow"/>
                </w:rPr>
                <m:t>r</m:t>
              </w:ins>
            </m:r>
          </m:e>
          <m:sub>
            <m:r>
              <w:ins w:id="160" w:author="祥言笑 孟" w:date="2025-08-05T21:11:00Z" w16du:dateUtc="2025-08-05T13:11:00Z">
                <w:rPr>
                  <w:rFonts w:ascii="Cambria Math" w:hAnsi="Cambria Math" w:cs="Times New Roman"/>
                  <w:sz w:val="21"/>
                  <w:szCs w:val="21"/>
                  <w:highlight w:val="yellow"/>
                </w:rPr>
                <m:t>ratio</m:t>
              </w:ins>
            </m:r>
          </m:sub>
        </m:sSub>
      </m:oMath>
      <w:ins w:id="161" w:author="祥言笑 孟" w:date="2025-08-05T21:11:00Z" w16du:dateUtc="2025-08-05T13:11:00Z">
        <w:r w:rsidR="00E47787">
          <w:rPr>
            <w:rFonts w:hint="eastAsia"/>
            <w:iCs/>
            <w:sz w:val="21"/>
            <w:szCs w:val="21"/>
            <w:highlight w:val="yellow"/>
          </w:rPr>
          <w:t>的</w:t>
        </w:r>
      </w:ins>
      <w:ins w:id="162" w:author="祥言笑 孟" w:date="2025-08-05T21:12:00Z" w16du:dateUtc="2025-08-05T13:12:00Z">
        <w:r w:rsidR="00E47787">
          <w:rPr>
            <w:rFonts w:hint="eastAsia"/>
            <w:iCs/>
            <w:sz w:val="21"/>
            <w:szCs w:val="21"/>
            <w:highlight w:val="yellow"/>
          </w:rPr>
          <w:t>计算</w:t>
        </w:r>
      </w:ins>
      <w:ins w:id="163" w:author="祥言笑 孟" w:date="2025-08-05T21:11:00Z" w16du:dateUtc="2025-08-05T13:11:00Z">
        <w:r w:rsidR="00E47787">
          <w:rPr>
            <w:rFonts w:hint="eastAsia"/>
            <w:iCs/>
            <w:sz w:val="21"/>
            <w:szCs w:val="21"/>
            <w:highlight w:val="yellow"/>
          </w:rPr>
          <w:t>具体符号解释在</w:t>
        </w:r>
      </w:ins>
      <w:ins w:id="164" w:author="祥言笑 孟" w:date="2025-08-05T21:12:00Z" w16du:dateUtc="2025-08-05T13:12:00Z">
        <w:r w:rsidR="00E47787">
          <w:rPr>
            <w:rFonts w:hint="eastAsia"/>
            <w:iCs/>
            <w:sz w:val="21"/>
            <w:szCs w:val="21"/>
            <w:highlight w:val="yellow"/>
          </w:rPr>
          <w:t>下文说明</w:t>
        </w:r>
        <w:r w:rsidR="0028712A">
          <w:rPr>
            <w:rFonts w:hint="eastAsia"/>
            <w:iCs/>
            <w:sz w:val="21"/>
            <w:szCs w:val="21"/>
            <w:highlight w:val="yellow"/>
          </w:rPr>
          <w:t>，</w:t>
        </w:r>
      </w:ins>
      <w:ins w:id="165" w:author="祥言笑 孟" w:date="2025-08-05T21:20:00Z" w16du:dateUtc="2025-08-05T13:20:00Z">
        <w:r w:rsidR="0028712A">
          <w:rPr>
            <w:rFonts w:hint="eastAsia"/>
            <w:iCs/>
            <w:sz w:val="21"/>
            <w:szCs w:val="21"/>
            <w:highlight w:val="yellow"/>
          </w:rPr>
          <w:t>min</w:t>
        </w:r>
      </w:ins>
      <w:ins w:id="166" w:author="祥言笑 孟" w:date="2025-08-05T21:21:00Z" w16du:dateUtc="2025-08-05T13:21:00Z">
        <w:r w:rsidR="0028712A">
          <w:rPr>
            <w:rFonts w:hint="eastAsia"/>
            <w:iCs/>
            <w:sz w:val="21"/>
            <w:szCs w:val="21"/>
            <w:highlight w:val="yellow"/>
          </w:rPr>
          <w:t>和这一部分整体目的为避免模型更新幅度过大，</w:t>
        </w:r>
      </w:ins>
      <m:oMath>
        <m:r>
          <w:ins w:id="167" w:author="祥言笑 孟" w:date="2025-08-05T21:21:00Z" w16du:dateUtc="2025-08-05T13:21:00Z">
            <w:rPr>
              <w:rFonts w:ascii="Cambria Math" w:hAnsi="Cambria Math" w:cs="Times New Roman"/>
              <w:sz w:val="21"/>
              <w:szCs w:val="21"/>
              <w:highlight w:val="yellow"/>
            </w:rPr>
            <m:t>ε</m:t>
          </w:ins>
        </m:r>
      </m:oMath>
      <w:ins w:id="168" w:author="祥言笑 孟" w:date="2025-08-05T21:22:00Z" w16du:dateUtc="2025-08-05T13:22:00Z">
        <w:r w:rsidR="0028712A">
          <w:rPr>
            <w:rFonts w:hint="eastAsia"/>
            <w:sz w:val="21"/>
            <w:szCs w:val="21"/>
            <w:highlight w:val="yellow"/>
          </w:rPr>
          <w:t>为用来剪枝的超参数</w:t>
        </w:r>
        <w:r w:rsidR="00336085">
          <w:rPr>
            <w:rFonts w:hint="eastAsia"/>
            <w:sz w:val="21"/>
            <w:szCs w:val="21"/>
            <w:highlight w:val="yellow"/>
          </w:rPr>
          <w:t>，</w:t>
        </w:r>
      </w:ins>
      <m:oMath>
        <m:sSub>
          <m:sSubPr>
            <m:ctrlPr>
              <w:ins w:id="169" w:author="祥言笑 孟" w:date="2025-08-05T21:24:00Z" w16du:dateUtc="2025-08-05T13:24:00Z">
                <w:rPr>
                  <w:rFonts w:ascii="Cambria Math" w:hAnsi="Cambria Math" w:cs="Times New Roman"/>
                  <w:i/>
                  <w:iCs/>
                  <w:sz w:val="21"/>
                  <w:szCs w:val="21"/>
                  <w:highlight w:val="yellow"/>
                </w:rPr>
              </w:ins>
            </m:ctrlPr>
          </m:sSubPr>
          <m:e>
            <m:acc>
              <m:accPr>
                <m:ctrlPr>
                  <w:ins w:id="170" w:author="祥言笑 孟" w:date="2025-08-05T21:24:00Z" w16du:dateUtc="2025-08-05T13:24:00Z">
                    <w:rPr>
                      <w:rFonts w:ascii="Cambria Math" w:hAnsi="Cambria Math" w:cs="Times New Roman"/>
                      <w:i/>
                      <w:sz w:val="21"/>
                      <w:szCs w:val="21"/>
                      <w:highlight w:val="yellow"/>
                    </w:rPr>
                  </w:ins>
                </m:ctrlPr>
              </m:accPr>
              <m:e>
                <m:r>
                  <w:ins w:id="171" w:author="祥言笑 孟" w:date="2025-08-05T21:24:00Z" w16du:dateUtc="2025-08-05T13:24:00Z">
                    <w:rPr>
                      <w:rFonts w:ascii="Cambria Math" w:hAnsi="Cambria Math" w:cs="Times New Roman"/>
                      <w:sz w:val="21"/>
                      <w:szCs w:val="21"/>
                      <w:highlight w:val="yellow"/>
                    </w:rPr>
                    <m:t>A</m:t>
                  </w:ins>
                </m:r>
              </m:e>
            </m:acc>
          </m:e>
          <m:sub>
            <m:r>
              <w:ins w:id="172" w:author="祥言笑 孟" w:date="2025-08-05T21:24:00Z" w16du:dateUtc="2025-08-05T13:24:00Z">
                <w:rPr>
                  <w:rFonts w:ascii="Cambria Math" w:hAnsi="Cambria Math" w:cs="Times New Roman"/>
                  <w:sz w:val="21"/>
                  <w:szCs w:val="21"/>
                  <w:highlight w:val="yellow"/>
                </w:rPr>
                <m:t>i,t</m:t>
              </w:ins>
            </m:r>
          </m:sub>
        </m:sSub>
      </m:oMath>
      <w:ins w:id="173" w:author="祥言笑 孟" w:date="2025-08-05T21:24:00Z" w16du:dateUtc="2025-08-05T13:24:00Z">
        <w:r w:rsidR="00336085">
          <w:rPr>
            <w:rFonts w:hint="eastAsia"/>
            <w:iCs/>
            <w:sz w:val="21"/>
            <w:szCs w:val="21"/>
            <w:highlight w:val="yellow"/>
          </w:rPr>
          <w:t>是第</w:t>
        </w:r>
        <w:proofErr w:type="spellStart"/>
        <w:r w:rsidR="00336085">
          <w:rPr>
            <w:rFonts w:hint="eastAsia"/>
            <w:iCs/>
            <w:sz w:val="21"/>
            <w:szCs w:val="21"/>
            <w:highlight w:val="yellow"/>
          </w:rPr>
          <w:t>i</w:t>
        </w:r>
        <w:proofErr w:type="spellEnd"/>
        <w:proofErr w:type="gramStart"/>
        <w:r w:rsidR="00336085">
          <w:rPr>
            <w:rFonts w:hint="eastAsia"/>
            <w:iCs/>
            <w:sz w:val="21"/>
            <w:szCs w:val="21"/>
            <w:highlight w:val="yellow"/>
          </w:rPr>
          <w:t>个</w:t>
        </w:r>
        <w:proofErr w:type="gramEnd"/>
        <w:r w:rsidR="00336085">
          <w:rPr>
            <w:rFonts w:hint="eastAsia"/>
            <w:iCs/>
            <w:sz w:val="21"/>
            <w:szCs w:val="21"/>
            <w:highlight w:val="yellow"/>
          </w:rPr>
          <w:t>答案的第t</w:t>
        </w:r>
        <w:proofErr w:type="gramStart"/>
        <w:r w:rsidR="00336085">
          <w:rPr>
            <w:rFonts w:hint="eastAsia"/>
            <w:iCs/>
            <w:sz w:val="21"/>
            <w:szCs w:val="21"/>
            <w:highlight w:val="yellow"/>
          </w:rPr>
          <w:t>个</w:t>
        </w:r>
        <w:proofErr w:type="gramEnd"/>
        <w:r w:rsidR="00336085">
          <w:rPr>
            <w:rFonts w:hint="eastAsia"/>
            <w:iCs/>
            <w:sz w:val="21"/>
            <w:szCs w:val="21"/>
            <w:highlight w:val="yellow"/>
          </w:rPr>
          <w:t>词的相对优势，该优势的计算公式如</w:t>
        </w:r>
      </w:ins>
      <w:ins w:id="174" w:author="祥言笑 孟" w:date="2025-08-05T21:25:00Z" w16du:dateUtc="2025-08-05T13:25:00Z">
        <w:r w:rsidR="00336085">
          <w:rPr>
            <w:rFonts w:hint="eastAsia"/>
            <w:iCs/>
            <w:sz w:val="21"/>
            <w:szCs w:val="21"/>
            <w:highlight w:val="yellow"/>
          </w:rPr>
          <w:t>下所示，</w:t>
        </w:r>
      </w:ins>
      <w:ins w:id="175" w:author="祥言笑 孟" w:date="2025-08-05T21:26:00Z" w16du:dateUtc="2025-08-05T13:26:00Z">
        <w:r w:rsidR="00336085">
          <w:rPr>
            <w:rFonts w:hint="eastAsia"/>
            <w:iCs/>
            <w:sz w:val="21"/>
            <w:szCs w:val="21"/>
            <w:highlight w:val="yellow"/>
          </w:rPr>
          <w:t>该词的奖励减去所有答案中对应位置的词的平均奖励并除以奖励的</w:t>
        </w:r>
      </w:ins>
      <w:ins w:id="176" w:author="祥言笑 孟" w:date="2025-08-05T21:27:00Z" w16du:dateUtc="2025-08-05T13:27:00Z">
        <w:r w:rsidR="00336085">
          <w:rPr>
            <w:rFonts w:hint="eastAsia"/>
            <w:iCs/>
            <w:sz w:val="21"/>
            <w:szCs w:val="21"/>
            <w:highlight w:val="yellow"/>
          </w:rPr>
          <w:t>标准差。关于剪枝，</w:t>
        </w:r>
      </w:ins>
      <w:ins w:id="177" w:author="祥言笑 孟" w:date="2025-08-05T21:22:00Z" w16du:dateUtc="2025-08-05T13:22:00Z">
        <w:r w:rsidR="00336085">
          <w:rPr>
            <w:rFonts w:hint="eastAsia"/>
            <w:sz w:val="21"/>
            <w:szCs w:val="21"/>
            <w:highlight w:val="yellow"/>
          </w:rPr>
          <w:t>当</w:t>
        </w:r>
      </w:ins>
      <m:oMath>
        <m:sSub>
          <m:sSubPr>
            <m:ctrlPr>
              <w:ins w:id="178" w:author="祥言笑 孟" w:date="2025-08-05T21:22:00Z" w16du:dateUtc="2025-08-05T13:22:00Z">
                <w:rPr>
                  <w:rFonts w:ascii="Cambria Math" w:hAnsi="Cambria Math" w:cs="Times New Roman"/>
                  <w:i/>
                  <w:iCs/>
                  <w:sz w:val="21"/>
                  <w:szCs w:val="21"/>
                  <w:highlight w:val="yellow"/>
                </w:rPr>
              </w:ins>
            </m:ctrlPr>
          </m:sSubPr>
          <m:e>
            <m:r>
              <w:ins w:id="179" w:author="祥言笑 孟" w:date="2025-08-05T21:22:00Z" w16du:dateUtc="2025-08-05T13:22:00Z">
                <w:rPr>
                  <w:rFonts w:ascii="Cambria Math" w:hAnsi="Cambria Math" w:cs="Times New Roman"/>
                  <w:sz w:val="21"/>
                  <w:szCs w:val="21"/>
                  <w:highlight w:val="yellow"/>
                </w:rPr>
                <m:t>r</m:t>
              </w:ins>
            </m:r>
          </m:e>
          <m:sub>
            <m:r>
              <w:ins w:id="180" w:author="祥言笑 孟" w:date="2025-08-05T21:22:00Z" w16du:dateUtc="2025-08-05T13:22:00Z">
                <w:rPr>
                  <w:rFonts w:ascii="Cambria Math" w:hAnsi="Cambria Math" w:cs="Times New Roman"/>
                  <w:sz w:val="21"/>
                  <w:szCs w:val="21"/>
                  <w:highlight w:val="yellow"/>
                </w:rPr>
                <m:t>ratio</m:t>
              </w:ins>
            </m:r>
          </m:sub>
        </m:sSub>
      </m:oMath>
      <w:ins w:id="181" w:author="祥言笑 孟" w:date="2025-08-05T21:22:00Z" w16du:dateUtc="2025-08-05T13:22:00Z">
        <w:r w:rsidR="00336085">
          <w:rPr>
            <w:rFonts w:hint="eastAsia"/>
            <w:iCs/>
            <w:sz w:val="21"/>
            <w:szCs w:val="21"/>
            <w:highlight w:val="yellow"/>
          </w:rPr>
          <w:t>的值在1附近时，不会</w:t>
        </w:r>
      </w:ins>
      <w:ins w:id="182" w:author="祥言笑 孟" w:date="2025-08-05T21:23:00Z" w16du:dateUtc="2025-08-05T13:23:00Z">
        <w:r w:rsidR="00336085">
          <w:rPr>
            <w:rFonts w:hint="eastAsia"/>
            <w:iCs/>
            <w:sz w:val="21"/>
            <w:szCs w:val="21"/>
            <w:highlight w:val="yellow"/>
          </w:rPr>
          <w:t>发生剪枝，当</w:t>
        </w:r>
      </w:ins>
      <m:oMath>
        <m:sSub>
          <m:sSubPr>
            <m:ctrlPr>
              <w:ins w:id="183" w:author="祥言笑 孟" w:date="2025-08-05T21:23:00Z" w16du:dateUtc="2025-08-05T13:23:00Z">
                <w:rPr>
                  <w:rFonts w:ascii="Cambria Math" w:hAnsi="Cambria Math" w:cs="Times New Roman"/>
                  <w:i/>
                  <w:iCs/>
                  <w:sz w:val="21"/>
                  <w:szCs w:val="21"/>
                  <w:highlight w:val="yellow"/>
                </w:rPr>
              </w:ins>
            </m:ctrlPr>
          </m:sSubPr>
          <m:e>
            <m:r>
              <w:ins w:id="184" w:author="祥言笑 孟" w:date="2025-08-05T21:23:00Z" w16du:dateUtc="2025-08-05T13:23:00Z">
                <w:rPr>
                  <w:rFonts w:ascii="Cambria Math" w:hAnsi="Cambria Math" w:cs="Times New Roman"/>
                  <w:sz w:val="21"/>
                  <w:szCs w:val="21"/>
                  <w:highlight w:val="yellow"/>
                </w:rPr>
                <m:t>r</m:t>
              </w:ins>
            </m:r>
          </m:e>
          <m:sub>
            <m:r>
              <w:ins w:id="185" w:author="祥言笑 孟" w:date="2025-08-05T21:23:00Z" w16du:dateUtc="2025-08-05T13:23:00Z">
                <w:rPr>
                  <w:rFonts w:ascii="Cambria Math" w:hAnsi="Cambria Math" w:cs="Times New Roman"/>
                  <w:sz w:val="21"/>
                  <w:szCs w:val="21"/>
                  <w:highlight w:val="yellow"/>
                </w:rPr>
                <m:t>ratio</m:t>
              </w:ins>
            </m:r>
          </m:sub>
        </m:sSub>
      </m:oMath>
      <w:ins w:id="186" w:author="祥言笑 孟" w:date="2025-08-05T21:23:00Z" w16du:dateUtc="2025-08-05T13:23:00Z">
        <w:r w:rsidR="00336085">
          <w:rPr>
            <w:rFonts w:hint="eastAsia"/>
            <w:iCs/>
            <w:sz w:val="21"/>
            <w:szCs w:val="21"/>
            <w:highlight w:val="yellow"/>
          </w:rPr>
          <w:t>的值大于</w:t>
        </w:r>
      </w:ins>
      <m:oMath>
        <m:r>
          <w:ins w:id="187" w:author="祥言笑 孟" w:date="2025-08-05T21:23:00Z" w16du:dateUtc="2025-08-05T13:23:00Z">
            <w:rPr>
              <w:rFonts w:ascii="Cambria Math" w:hAnsi="Cambria Math" w:cs="Times New Roman"/>
              <w:sz w:val="21"/>
              <w:szCs w:val="21"/>
              <w:highlight w:val="yellow"/>
            </w:rPr>
            <m:t>1+ε</m:t>
          </w:ins>
        </m:r>
      </m:oMath>
      <w:ins w:id="188" w:author="祥言笑 孟" w:date="2025-08-05T21:23:00Z" w16du:dateUtc="2025-08-05T13:23:00Z">
        <w:r w:rsidR="00336085">
          <w:rPr>
            <w:rFonts w:hint="eastAsia"/>
            <w:sz w:val="21"/>
            <w:szCs w:val="21"/>
            <w:highlight w:val="yellow"/>
          </w:rPr>
          <w:t>，</w:t>
        </w:r>
      </w:ins>
      <w:ins w:id="189" w:author="祥言笑 孟" w:date="2025-08-05T21:30:00Z" w16du:dateUtc="2025-08-05T13:30:00Z">
        <w:r w:rsidR="00336085">
          <w:rPr>
            <w:rFonts w:hint="eastAsia"/>
            <w:sz w:val="21"/>
            <w:szCs w:val="21"/>
            <w:highlight w:val="yellow"/>
          </w:rPr>
          <w:t>且</w:t>
        </w:r>
      </w:ins>
      <m:oMath>
        <m:sSub>
          <m:sSubPr>
            <m:ctrlPr>
              <w:ins w:id="190" w:author="祥言笑 孟" w:date="2025-08-05T21:30:00Z" w16du:dateUtc="2025-08-05T13:30:00Z">
                <w:rPr>
                  <w:rFonts w:ascii="Cambria Math" w:hAnsi="Cambria Math" w:cs="Times New Roman"/>
                  <w:i/>
                  <w:iCs/>
                  <w:sz w:val="21"/>
                  <w:szCs w:val="21"/>
                  <w:highlight w:val="yellow"/>
                </w:rPr>
              </w:ins>
            </m:ctrlPr>
          </m:sSubPr>
          <m:e>
            <m:acc>
              <m:accPr>
                <m:ctrlPr>
                  <w:ins w:id="191" w:author="祥言笑 孟" w:date="2025-08-05T21:30:00Z" w16du:dateUtc="2025-08-05T13:30:00Z">
                    <w:rPr>
                      <w:rFonts w:ascii="Cambria Math" w:hAnsi="Cambria Math" w:cs="Times New Roman"/>
                      <w:i/>
                      <w:sz w:val="21"/>
                      <w:szCs w:val="21"/>
                      <w:highlight w:val="yellow"/>
                    </w:rPr>
                  </w:ins>
                </m:ctrlPr>
              </m:accPr>
              <m:e>
                <m:r>
                  <w:ins w:id="192" w:author="祥言笑 孟" w:date="2025-08-05T21:30:00Z" w16du:dateUtc="2025-08-05T13:30:00Z">
                    <w:rPr>
                      <w:rFonts w:ascii="Cambria Math" w:hAnsi="Cambria Math" w:cs="Times New Roman"/>
                      <w:sz w:val="21"/>
                      <w:szCs w:val="21"/>
                      <w:highlight w:val="yellow"/>
                    </w:rPr>
                    <m:t>A</m:t>
                  </w:ins>
                </m:r>
              </m:e>
            </m:acc>
          </m:e>
          <m:sub>
            <m:r>
              <w:ins w:id="193" w:author="祥言笑 孟" w:date="2025-08-05T21:30:00Z" w16du:dateUtc="2025-08-05T13:30:00Z">
                <w:rPr>
                  <w:rFonts w:ascii="Cambria Math" w:hAnsi="Cambria Math" w:cs="Times New Roman"/>
                  <w:sz w:val="21"/>
                  <w:szCs w:val="21"/>
                  <w:highlight w:val="yellow"/>
                </w:rPr>
                <m:t>i,t</m:t>
              </w:ins>
            </m:r>
          </m:sub>
        </m:sSub>
      </m:oMath>
      <w:ins w:id="194" w:author="祥言笑 孟" w:date="2025-08-05T21:30:00Z" w16du:dateUtc="2025-08-05T13:30:00Z">
        <w:r w:rsidR="00336085">
          <w:rPr>
            <w:rFonts w:hint="eastAsia"/>
            <w:iCs/>
            <w:sz w:val="21"/>
            <w:szCs w:val="21"/>
            <w:highlight w:val="yellow"/>
          </w:rPr>
          <w:t>大于0时，说明该更新是有益的</w:t>
        </w:r>
      </w:ins>
      <w:ins w:id="195" w:author="祥言笑 孟" w:date="2025-08-05T21:34:00Z" w16du:dateUtc="2025-08-05T13:34:00Z">
        <w:r w:rsidR="0005743E">
          <w:rPr>
            <w:rFonts w:hint="eastAsia"/>
            <w:iCs/>
            <w:sz w:val="21"/>
            <w:szCs w:val="21"/>
            <w:highlight w:val="yellow"/>
          </w:rPr>
          <w:t>且</w:t>
        </w:r>
      </w:ins>
      <w:ins w:id="196" w:author="祥言笑 孟" w:date="2025-08-05T21:31:00Z" w16du:dateUtc="2025-08-05T13:31:00Z">
        <w:r w:rsidR="00336085">
          <w:rPr>
            <w:rFonts w:hint="eastAsia"/>
            <w:iCs/>
            <w:sz w:val="21"/>
            <w:szCs w:val="21"/>
            <w:highlight w:val="yellow"/>
          </w:rPr>
          <w:t>幅度过大，需要</w:t>
        </w:r>
      </w:ins>
      <w:ins w:id="197" w:author="祥言笑 孟" w:date="2025-08-05T21:33:00Z" w16du:dateUtc="2025-08-05T13:33:00Z">
        <w:r w:rsidR="0005743E">
          <w:rPr>
            <w:rFonts w:hint="eastAsia"/>
            <w:iCs/>
            <w:sz w:val="21"/>
            <w:szCs w:val="21"/>
            <w:highlight w:val="yellow"/>
          </w:rPr>
          <w:t>剪枝，反之</w:t>
        </w:r>
        <w:r w:rsidR="0005743E">
          <w:rPr>
            <w:rFonts w:hint="eastAsia"/>
            <w:iCs/>
            <w:sz w:val="21"/>
            <w:szCs w:val="21"/>
            <w:highlight w:val="yellow"/>
          </w:rPr>
          <w:t>当</w:t>
        </w:r>
      </w:ins>
      <m:oMath>
        <m:sSub>
          <m:sSubPr>
            <m:ctrlPr>
              <w:ins w:id="198" w:author="祥言笑 孟" w:date="2025-08-05T21:33:00Z" w16du:dateUtc="2025-08-05T13:33:00Z">
                <w:rPr>
                  <w:rFonts w:ascii="Cambria Math" w:hAnsi="Cambria Math" w:cs="Times New Roman"/>
                  <w:i/>
                  <w:iCs/>
                  <w:sz w:val="21"/>
                  <w:szCs w:val="21"/>
                  <w:highlight w:val="yellow"/>
                </w:rPr>
              </w:ins>
            </m:ctrlPr>
          </m:sSubPr>
          <m:e>
            <m:r>
              <w:ins w:id="199" w:author="祥言笑 孟" w:date="2025-08-05T21:33:00Z" w16du:dateUtc="2025-08-05T13:33:00Z">
                <w:rPr>
                  <w:rFonts w:ascii="Cambria Math" w:hAnsi="Cambria Math" w:cs="Times New Roman"/>
                  <w:sz w:val="21"/>
                  <w:szCs w:val="21"/>
                  <w:highlight w:val="yellow"/>
                </w:rPr>
                <m:t>r</m:t>
              </w:ins>
            </m:r>
          </m:e>
          <m:sub>
            <m:r>
              <w:ins w:id="200" w:author="祥言笑 孟" w:date="2025-08-05T21:33:00Z" w16du:dateUtc="2025-08-05T13:33:00Z">
                <w:rPr>
                  <w:rFonts w:ascii="Cambria Math" w:hAnsi="Cambria Math" w:cs="Times New Roman"/>
                  <w:sz w:val="21"/>
                  <w:szCs w:val="21"/>
                  <w:highlight w:val="yellow"/>
                </w:rPr>
                <m:t>ratio</m:t>
              </w:ins>
            </m:r>
          </m:sub>
        </m:sSub>
      </m:oMath>
      <w:ins w:id="201" w:author="祥言笑 孟" w:date="2025-08-05T21:33:00Z" w16du:dateUtc="2025-08-05T13:33:00Z">
        <w:r w:rsidR="0005743E">
          <w:rPr>
            <w:rFonts w:hint="eastAsia"/>
            <w:iCs/>
            <w:sz w:val="21"/>
            <w:szCs w:val="21"/>
            <w:highlight w:val="yellow"/>
          </w:rPr>
          <w:t>的值</w:t>
        </w:r>
        <w:r w:rsidR="0005743E">
          <w:rPr>
            <w:rFonts w:hint="eastAsia"/>
            <w:iCs/>
            <w:sz w:val="21"/>
            <w:szCs w:val="21"/>
            <w:highlight w:val="yellow"/>
          </w:rPr>
          <w:t>小于</w:t>
        </w:r>
      </w:ins>
      <m:oMath>
        <m:r>
          <w:ins w:id="202" w:author="祥言笑 孟" w:date="2025-08-05T21:33:00Z" w16du:dateUtc="2025-08-05T13:33:00Z">
            <w:rPr>
              <w:rFonts w:ascii="Cambria Math" w:hAnsi="Cambria Math" w:cs="Times New Roman"/>
              <w:sz w:val="21"/>
              <w:szCs w:val="21"/>
              <w:highlight w:val="yellow"/>
            </w:rPr>
            <m:t>1</m:t>
          </w:ins>
        </m:r>
        <m:r>
          <w:ins w:id="203" w:author="祥言笑 孟" w:date="2025-08-05T21:33:00Z" w16du:dateUtc="2025-08-05T13:33:00Z">
            <w:rPr>
              <w:rFonts w:ascii="Cambria Math" w:hAnsi="Cambria Math" w:cs="Times New Roman"/>
              <w:sz w:val="21"/>
              <w:szCs w:val="21"/>
              <w:highlight w:val="yellow"/>
            </w:rPr>
            <m:t>-</m:t>
          </w:ins>
        </m:r>
        <m:r>
          <w:ins w:id="204" w:author="祥言笑 孟" w:date="2025-08-05T21:33:00Z" w16du:dateUtc="2025-08-05T13:33:00Z">
            <w:rPr>
              <w:rFonts w:ascii="Cambria Math" w:hAnsi="Cambria Math" w:cs="Times New Roman"/>
              <w:sz w:val="21"/>
              <w:szCs w:val="21"/>
              <w:highlight w:val="yellow"/>
            </w:rPr>
            <m:t>ε</m:t>
          </w:ins>
        </m:r>
      </m:oMath>
      <w:ins w:id="205" w:author="祥言笑 孟" w:date="2025-08-05T21:33:00Z" w16du:dateUtc="2025-08-05T13:33:00Z">
        <w:r w:rsidR="0005743E">
          <w:rPr>
            <w:rFonts w:hint="eastAsia"/>
            <w:sz w:val="21"/>
            <w:szCs w:val="21"/>
            <w:highlight w:val="yellow"/>
          </w:rPr>
          <w:t>，且</w:t>
        </w:r>
      </w:ins>
      <m:oMath>
        <m:sSub>
          <m:sSubPr>
            <m:ctrlPr>
              <w:ins w:id="206" w:author="祥言笑 孟" w:date="2025-08-05T21:33:00Z" w16du:dateUtc="2025-08-05T13:33:00Z">
                <w:rPr>
                  <w:rFonts w:ascii="Cambria Math" w:hAnsi="Cambria Math" w:cs="Times New Roman"/>
                  <w:i/>
                  <w:iCs/>
                  <w:sz w:val="21"/>
                  <w:szCs w:val="21"/>
                  <w:highlight w:val="yellow"/>
                </w:rPr>
              </w:ins>
            </m:ctrlPr>
          </m:sSubPr>
          <m:e>
            <m:acc>
              <m:accPr>
                <m:ctrlPr>
                  <w:ins w:id="207" w:author="祥言笑 孟" w:date="2025-08-05T21:33:00Z" w16du:dateUtc="2025-08-05T13:33:00Z">
                    <w:rPr>
                      <w:rFonts w:ascii="Cambria Math" w:hAnsi="Cambria Math" w:cs="Times New Roman"/>
                      <w:i/>
                      <w:sz w:val="21"/>
                      <w:szCs w:val="21"/>
                      <w:highlight w:val="yellow"/>
                    </w:rPr>
                  </w:ins>
                </m:ctrlPr>
              </m:accPr>
              <m:e>
                <m:r>
                  <w:ins w:id="208" w:author="祥言笑 孟" w:date="2025-08-05T21:33:00Z" w16du:dateUtc="2025-08-05T13:33:00Z">
                    <w:rPr>
                      <w:rFonts w:ascii="Cambria Math" w:hAnsi="Cambria Math" w:cs="Times New Roman"/>
                      <w:sz w:val="21"/>
                      <w:szCs w:val="21"/>
                      <w:highlight w:val="yellow"/>
                    </w:rPr>
                    <m:t>A</m:t>
                  </w:ins>
                </m:r>
              </m:e>
            </m:acc>
          </m:e>
          <m:sub>
            <m:r>
              <w:ins w:id="209" w:author="祥言笑 孟" w:date="2025-08-05T21:33:00Z" w16du:dateUtc="2025-08-05T13:33:00Z">
                <w:rPr>
                  <w:rFonts w:ascii="Cambria Math" w:hAnsi="Cambria Math" w:cs="Times New Roman"/>
                  <w:sz w:val="21"/>
                  <w:szCs w:val="21"/>
                  <w:highlight w:val="yellow"/>
                </w:rPr>
                <m:t>i,t</m:t>
              </w:ins>
            </m:r>
          </m:sub>
        </m:sSub>
      </m:oMath>
      <w:ins w:id="210" w:author="祥言笑 孟" w:date="2025-08-05T21:33:00Z" w16du:dateUtc="2025-08-05T13:33:00Z">
        <w:r w:rsidR="0005743E">
          <w:rPr>
            <w:rFonts w:hint="eastAsia"/>
            <w:iCs/>
            <w:sz w:val="21"/>
            <w:szCs w:val="21"/>
            <w:highlight w:val="yellow"/>
          </w:rPr>
          <w:t>小</w:t>
        </w:r>
        <w:r w:rsidR="0005743E">
          <w:rPr>
            <w:rFonts w:hint="eastAsia"/>
            <w:iCs/>
            <w:sz w:val="21"/>
            <w:szCs w:val="21"/>
            <w:highlight w:val="yellow"/>
          </w:rPr>
          <w:t>于0时，说明该更新是有</w:t>
        </w:r>
      </w:ins>
      <w:ins w:id="211" w:author="祥言笑 孟" w:date="2025-08-05T21:34:00Z" w16du:dateUtc="2025-08-05T13:34:00Z">
        <w:r w:rsidR="0005743E">
          <w:rPr>
            <w:rFonts w:hint="eastAsia"/>
            <w:iCs/>
            <w:sz w:val="21"/>
            <w:szCs w:val="21"/>
            <w:highlight w:val="yellow"/>
          </w:rPr>
          <w:t>害</w:t>
        </w:r>
      </w:ins>
      <w:ins w:id="212" w:author="祥言笑 孟" w:date="2025-08-05T21:33:00Z" w16du:dateUtc="2025-08-05T13:33:00Z">
        <w:r w:rsidR="0005743E">
          <w:rPr>
            <w:rFonts w:hint="eastAsia"/>
            <w:iCs/>
            <w:sz w:val="21"/>
            <w:szCs w:val="21"/>
            <w:highlight w:val="yellow"/>
          </w:rPr>
          <w:t>的</w:t>
        </w:r>
      </w:ins>
      <w:ins w:id="213" w:author="祥言笑 孟" w:date="2025-08-05T21:34:00Z" w16du:dateUtc="2025-08-05T13:34:00Z">
        <w:r w:rsidR="0005743E">
          <w:rPr>
            <w:rFonts w:hint="eastAsia"/>
            <w:iCs/>
            <w:sz w:val="21"/>
            <w:szCs w:val="21"/>
            <w:highlight w:val="yellow"/>
          </w:rPr>
          <w:t>且</w:t>
        </w:r>
      </w:ins>
      <w:ins w:id="214" w:author="祥言笑 孟" w:date="2025-08-05T21:33:00Z" w16du:dateUtc="2025-08-05T13:33:00Z">
        <w:r w:rsidR="0005743E">
          <w:rPr>
            <w:rFonts w:hint="eastAsia"/>
            <w:iCs/>
            <w:sz w:val="21"/>
            <w:szCs w:val="21"/>
            <w:highlight w:val="yellow"/>
          </w:rPr>
          <w:t>幅度过大</w:t>
        </w:r>
      </w:ins>
      <w:ins w:id="215" w:author="祥言笑 孟" w:date="2025-08-05T21:34:00Z" w16du:dateUtc="2025-08-05T13:34:00Z">
        <w:r w:rsidR="0005743E">
          <w:rPr>
            <w:rFonts w:hint="eastAsia"/>
            <w:iCs/>
            <w:sz w:val="21"/>
            <w:szCs w:val="21"/>
            <w:highlight w:val="yellow"/>
          </w:rPr>
          <w:t>，需要剪枝。</w:t>
        </w:r>
      </w:ins>
      <w:ins w:id="216" w:author="祥言笑 孟" w:date="2025-08-05T21:36:00Z" w16du:dateUtc="2025-08-05T13:36:00Z">
        <w:r w:rsidR="0005743E">
          <w:rPr>
            <w:iCs/>
            <w:sz w:val="21"/>
            <w:szCs w:val="21"/>
            <w:highlight w:val="yellow"/>
          </w:rPr>
          <w:tab/>
        </w:r>
      </w:ins>
    </w:p>
    <w:p w14:paraId="77E6D048" w14:textId="6E0E614D" w:rsidR="0005743E" w:rsidRDefault="0005743E">
      <w:pPr>
        <w:rPr>
          <w:ins w:id="217" w:author="祥言笑 孟" w:date="2025-08-05T22:19:00Z" w16du:dateUtc="2025-08-05T14:19:00Z"/>
          <w:iCs/>
          <w:sz w:val="21"/>
          <w:szCs w:val="21"/>
          <w:highlight w:val="yellow"/>
        </w:rPr>
      </w:pPr>
      <w:ins w:id="218" w:author="祥言笑 孟" w:date="2025-08-05T21:36:00Z" w16du:dateUtc="2025-08-05T13:36:00Z">
        <w:r>
          <w:rPr>
            <w:rFonts w:hint="eastAsia"/>
            <w:iCs/>
            <w:sz w:val="21"/>
            <w:szCs w:val="21"/>
            <w:highlight w:val="yellow"/>
          </w:rPr>
          <w:t>KL</w:t>
        </w:r>
      </w:ins>
      <w:ins w:id="219" w:author="祥言笑 孟" w:date="2025-08-05T21:37:00Z" w16du:dateUtc="2025-08-05T13:37:00Z">
        <w:r>
          <w:rPr>
            <w:rFonts w:hint="eastAsia"/>
            <w:iCs/>
            <w:sz w:val="21"/>
            <w:szCs w:val="21"/>
            <w:highlight w:val="yellow"/>
          </w:rPr>
          <w:t>散度同样是用来降低策略的更新</w:t>
        </w:r>
      </w:ins>
      <w:ins w:id="220" w:author="祥言笑 孟" w:date="2025-08-05T21:38:00Z" w16du:dateUtc="2025-08-05T13:38:00Z">
        <w:r>
          <w:rPr>
            <w:rFonts w:hint="eastAsia"/>
            <w:iCs/>
            <w:sz w:val="21"/>
            <w:szCs w:val="21"/>
            <w:highlight w:val="yellow"/>
          </w:rPr>
          <w:t>幅度的，当更新幅度大时，KL的值比较大</w:t>
        </w:r>
      </w:ins>
      <w:ins w:id="221" w:author="祥言笑 孟" w:date="2025-08-05T21:40:00Z" w16du:dateUtc="2025-08-05T13:40:00Z">
        <w:r>
          <w:rPr>
            <w:rFonts w:hint="eastAsia"/>
            <w:iCs/>
            <w:sz w:val="21"/>
            <w:szCs w:val="21"/>
            <w:highlight w:val="yellow"/>
          </w:rPr>
          <w:t>，KL的具体解释在下文。</w:t>
        </w:r>
      </w:ins>
    </w:p>
    <w:p w14:paraId="5F8680B0" w14:textId="206A2B10" w:rsidR="00336085" w:rsidRPr="00232B46" w:rsidRDefault="0096307A">
      <w:pPr>
        <w:rPr>
          <w:ins w:id="222" w:author="祥言笑 孟" w:date="2025-08-05T20:49:00Z" w16du:dateUtc="2025-08-05T12:49:00Z"/>
          <w:rFonts w:hint="eastAsia"/>
          <w:sz w:val="21"/>
          <w:szCs w:val="21"/>
          <w:highlight w:val="yellow"/>
        </w:rPr>
      </w:pPr>
      <m:oMathPara>
        <m:oMath>
          <m:sSub>
            <m:sSubPr>
              <m:ctrlPr>
                <w:ins w:id="223" w:author="祥言笑 孟" w:date="2025-08-05T22:19:00Z" w16du:dateUtc="2025-08-05T14:19:00Z">
                  <w:rPr>
                    <w:rFonts w:ascii="Cambria Math" w:hAnsi="Cambria Math"/>
                    <w:i/>
                    <w:sz w:val="21"/>
                    <w:szCs w:val="21"/>
                  </w:rPr>
                </w:ins>
              </m:ctrlPr>
            </m:sSubPr>
            <m:e>
              <m:acc>
                <m:accPr>
                  <m:ctrlPr>
                    <w:ins w:id="224" w:author="祥言笑 孟" w:date="2025-08-05T22:20:00Z" w16du:dateUtc="2025-08-05T14:20:00Z">
                      <w:rPr>
                        <w:rFonts w:ascii="Cambria Math" w:hAnsi="Cambria Math"/>
                        <w:i/>
                        <w:sz w:val="21"/>
                        <w:szCs w:val="21"/>
                      </w:rPr>
                    </w:ins>
                  </m:ctrlPr>
                </m:accPr>
                <m:e>
                  <m:r>
                    <w:ins w:id="225" w:author="祥言笑 孟" w:date="2025-08-05T22:20:00Z" w16du:dateUtc="2025-08-05T14:20:00Z">
                      <w:rPr>
                        <w:rFonts w:ascii="Cambria Math" w:hAnsi="Cambria Math"/>
                        <w:sz w:val="21"/>
                        <w:szCs w:val="21"/>
                      </w:rPr>
                      <m:t>A</m:t>
                    </w:ins>
                  </m:r>
                </m:e>
              </m:acc>
            </m:e>
            <m:sub>
              <m:r>
                <w:ins w:id="226" w:author="祥言笑 孟" w:date="2025-08-05T22:20:00Z" w16du:dateUtc="2025-08-05T14:20:00Z">
                  <w:rPr>
                    <w:rFonts w:ascii="Cambria Math" w:hAnsi="Cambria Math" w:hint="eastAsia"/>
                    <w:sz w:val="21"/>
                    <w:szCs w:val="21"/>
                  </w:rPr>
                  <m:t>i</m:t>
                </w:ins>
              </m:r>
              <m:r>
                <w:ins w:id="227" w:author="祥言笑 孟" w:date="2025-08-05T22:20:00Z" w16du:dateUtc="2025-08-05T14:20:00Z">
                  <w:rPr>
                    <w:rFonts w:ascii="Cambria Math" w:hAnsi="Cambria Math"/>
                    <w:sz w:val="21"/>
                    <w:szCs w:val="21"/>
                  </w:rPr>
                  <m:t>,t</m:t>
                </w:ins>
              </m:r>
            </m:sub>
          </m:sSub>
          <m:r>
            <w:ins w:id="228" w:author="祥言笑 孟" w:date="2025-08-05T22:20:00Z" w16du:dateUtc="2025-08-05T14:20:00Z">
              <w:rPr>
                <w:rFonts w:ascii="Cambria Math" w:hAnsi="Cambria Math"/>
                <w:sz w:val="21"/>
                <w:szCs w:val="21"/>
              </w:rPr>
              <m:t>=</m:t>
            </w:ins>
          </m:r>
          <m:f>
            <m:fPr>
              <m:ctrlPr>
                <w:ins w:id="229" w:author="祥言笑 孟" w:date="2025-08-05T22:20:00Z" w16du:dateUtc="2025-08-05T14:20:00Z">
                  <w:rPr>
                    <w:rFonts w:ascii="Cambria Math" w:hAnsi="Cambria Math"/>
                    <w:i/>
                    <w:sz w:val="21"/>
                    <w:szCs w:val="21"/>
                  </w:rPr>
                </w:ins>
              </m:ctrlPr>
            </m:fPr>
            <m:num>
              <m:sSub>
                <m:sSubPr>
                  <m:ctrlPr>
                    <w:ins w:id="230" w:author="祥言笑 孟" w:date="2025-08-05T22:20:00Z" w16du:dateUtc="2025-08-05T14:20:00Z">
                      <w:rPr>
                        <w:rFonts w:ascii="Cambria Math" w:hAnsi="Cambria Math"/>
                        <w:i/>
                        <w:sz w:val="21"/>
                        <w:szCs w:val="21"/>
                      </w:rPr>
                    </w:ins>
                  </m:ctrlPr>
                </m:sSubPr>
                <m:e>
                  <m:r>
                    <w:ins w:id="231" w:author="祥言笑 孟" w:date="2025-08-05T22:20:00Z" w16du:dateUtc="2025-08-05T14:20:00Z">
                      <w:rPr>
                        <w:rFonts w:ascii="Cambria Math" w:hAnsi="Cambria Math"/>
                        <w:sz w:val="21"/>
                        <w:szCs w:val="21"/>
                      </w:rPr>
                      <m:t>r</m:t>
                    </w:ins>
                  </m:r>
                </m:e>
                <m:sub>
                  <m:r>
                    <w:ins w:id="232" w:author="祥言笑 孟" w:date="2025-08-05T22:20:00Z" w16du:dateUtc="2025-08-05T14:20:00Z">
                      <w:rPr>
                        <w:rFonts w:ascii="Cambria Math" w:hAnsi="Cambria Math"/>
                        <w:sz w:val="21"/>
                        <w:szCs w:val="21"/>
                      </w:rPr>
                      <m:t>i</m:t>
                    </w:ins>
                  </m:r>
                </m:sub>
              </m:sSub>
              <m:r>
                <w:ins w:id="233" w:author="祥言笑 孟" w:date="2025-08-05T22:20:00Z" w16du:dateUtc="2025-08-05T14:20:00Z">
                  <w:rPr>
                    <w:rFonts w:ascii="Cambria Math" w:hAnsi="Cambria Math"/>
                    <w:sz w:val="21"/>
                    <w:szCs w:val="21"/>
                  </w:rPr>
                  <m:t>-mean(r)</m:t>
                </w:ins>
              </m:r>
            </m:num>
            <m:den>
              <m:r>
                <w:ins w:id="234" w:author="祥言笑 孟" w:date="2025-08-05T22:21:00Z" w16du:dateUtc="2025-08-05T14:21:00Z">
                  <w:rPr>
                    <w:rFonts w:ascii="Cambria Math" w:hAnsi="Cambria Math"/>
                    <w:sz w:val="21"/>
                    <w:szCs w:val="21"/>
                  </w:rPr>
                  <m:t>std(r)</m:t>
                </w:ins>
              </m:r>
            </m:den>
          </m:f>
        </m:oMath>
      </m:oMathPara>
    </w:p>
    <w:p w14:paraId="24FA5541" w14:textId="116241F6" w:rsidR="00D47FE1" w:rsidRPr="0005743E" w:rsidRDefault="00000000">
      <w:pPr>
        <w:rPr>
          <w:ins w:id="235" w:author="祥言笑 孟" w:date="2025-08-05T21:41:00Z" w16du:dateUtc="2025-08-05T13:41:00Z"/>
          <w:iCs/>
          <w:sz w:val="21"/>
          <w:szCs w:val="21"/>
          <w:highlight w:val="yellow"/>
        </w:rPr>
      </w:pPr>
      <m:oMathPara>
        <m:oMath>
          <m:eqArr>
            <m:eqArrPr>
              <m:maxDist m:val="1"/>
              <m:ctrlPr>
                <w:rPr>
                  <w:rFonts w:ascii="Cambria Math" w:hAnsi="Cambria Math" w:cs="Times New Roman"/>
                  <w:i/>
                  <w:iCs/>
                  <w:sz w:val="21"/>
                  <w:szCs w:val="21"/>
                  <w:highlight w:val="yellow"/>
                </w:rPr>
              </m:ctrlPr>
            </m:eqArrPr>
            <m:e>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r</m:t>
                  </m:r>
                </m:e>
                <m:sub>
                  <m:r>
                    <w:rPr>
                      <w:rFonts w:ascii="Cambria Math" w:hAnsi="Cambria Math" w:cs="Times New Roman"/>
                      <w:sz w:val="21"/>
                      <w:szCs w:val="21"/>
                      <w:highlight w:val="yellow"/>
                    </w:rPr>
                    <m:t>ratio</m:t>
                  </m:r>
                </m:sub>
              </m:sSub>
              <m:r>
                <w:rPr>
                  <w:rFonts w:ascii="Cambria Math" w:hAnsi="Cambria Math" w:cs="Times New Roman"/>
                  <w:sz w:val="21"/>
                  <w:szCs w:val="21"/>
                  <w:highlight w:val="yellow"/>
                </w:rPr>
                <m:t>=</m:t>
              </m:r>
              <m:f>
                <m:fPr>
                  <m:ctrlPr>
                    <w:rPr>
                      <w:rFonts w:ascii="Cambria Math" w:hAnsi="Cambria Math" w:cs="Times New Roman"/>
                      <w:i/>
                      <w:iCs/>
                      <w:sz w:val="21"/>
                      <w:szCs w:val="21"/>
                      <w:highlight w:val="yellow"/>
                    </w:rPr>
                  </m:ctrlPr>
                </m:fPr>
                <m:num>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π</m:t>
                      </m:r>
                    </m:e>
                    <m:sub>
                      <m:r>
                        <w:rPr>
                          <w:rFonts w:ascii="Cambria Math" w:hAnsi="Cambria Math" w:cs="Times New Roman"/>
                          <w:sz w:val="21"/>
                          <w:szCs w:val="21"/>
                          <w:highlight w:val="yellow"/>
                        </w:rPr>
                        <m:t>θ</m:t>
                      </m:r>
                    </m:sub>
                  </m:sSub>
                  <m:d>
                    <m:dPr>
                      <m:ctrlPr>
                        <w:rPr>
                          <w:rFonts w:ascii="Cambria Math" w:hAnsi="Cambria Math" w:cs="Times New Roman"/>
                          <w:i/>
                          <w:iCs/>
                          <w:sz w:val="21"/>
                          <w:szCs w:val="21"/>
                          <w:highlight w:val="yellow"/>
                        </w:rPr>
                      </m:ctrlPr>
                    </m:dPr>
                    <m:e>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o</m:t>
                          </m:r>
                        </m:e>
                        <m:sub>
                          <m:r>
                            <w:rPr>
                              <w:rFonts w:ascii="Cambria Math" w:hAnsi="Cambria Math" w:cs="Times New Roman"/>
                              <w:sz w:val="21"/>
                              <w:szCs w:val="21"/>
                              <w:highlight w:val="yellow"/>
                            </w:rPr>
                            <m:t>t</m:t>
                          </m:r>
                        </m:sub>
                      </m:sSub>
                    </m:e>
                    <m:e>
                      <m:r>
                        <w:rPr>
                          <w:rFonts w:ascii="Cambria Math" w:hAnsi="Cambria Math" w:cs="Times New Roman"/>
                          <w:sz w:val="21"/>
                          <w:szCs w:val="21"/>
                          <w:highlight w:val="yellow"/>
                        </w:rPr>
                        <m:t>q,</m:t>
                      </m:r>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o</m:t>
                          </m:r>
                        </m:e>
                        <m:sub>
                          <m:r>
                            <w:rPr>
                              <w:rFonts w:ascii="Cambria Math" w:hAnsi="Cambria Math" w:cs="Times New Roman"/>
                              <w:sz w:val="21"/>
                              <w:szCs w:val="21"/>
                              <w:highlight w:val="yellow"/>
                            </w:rPr>
                            <m:t>&lt;t</m:t>
                          </m:r>
                        </m:sub>
                      </m:sSub>
                    </m:e>
                  </m:d>
                </m:num>
                <m:den>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π</m:t>
                      </m:r>
                    </m:e>
                    <m:sub>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θ</m:t>
                          </m:r>
                        </m:e>
                        <m:sub>
                          <m:r>
                            <w:rPr>
                              <w:rFonts w:ascii="Cambria Math" w:hAnsi="Cambria Math" w:cs="Times New Roman"/>
                              <w:sz w:val="21"/>
                              <w:szCs w:val="21"/>
                              <w:highlight w:val="yellow"/>
                            </w:rPr>
                            <m:t>old</m:t>
                          </m:r>
                        </m:sub>
                      </m:sSub>
                    </m:sub>
                  </m:sSub>
                  <m:d>
                    <m:dPr>
                      <m:ctrlPr>
                        <w:rPr>
                          <w:rFonts w:ascii="Cambria Math" w:hAnsi="Cambria Math" w:cs="Times New Roman"/>
                          <w:i/>
                          <w:iCs/>
                          <w:sz w:val="21"/>
                          <w:szCs w:val="21"/>
                          <w:highlight w:val="yellow"/>
                        </w:rPr>
                      </m:ctrlPr>
                    </m:dPr>
                    <m:e>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o</m:t>
                          </m:r>
                        </m:e>
                        <m:sub>
                          <m:r>
                            <w:rPr>
                              <w:rFonts w:ascii="Cambria Math" w:hAnsi="Cambria Math" w:cs="Times New Roman"/>
                              <w:sz w:val="21"/>
                              <w:szCs w:val="21"/>
                              <w:highlight w:val="yellow"/>
                            </w:rPr>
                            <m:t>t</m:t>
                          </m:r>
                        </m:sub>
                      </m:sSub>
                    </m:e>
                    <m:e>
                      <m:r>
                        <w:rPr>
                          <w:rFonts w:ascii="Cambria Math" w:hAnsi="Cambria Math" w:cs="Times New Roman"/>
                          <w:sz w:val="21"/>
                          <w:szCs w:val="21"/>
                          <w:highlight w:val="yellow"/>
                        </w:rPr>
                        <m:t>q,</m:t>
                      </m:r>
                      <m:sSub>
                        <m:sSubPr>
                          <m:ctrlPr>
                            <w:rPr>
                              <w:rFonts w:ascii="Cambria Math" w:hAnsi="Cambria Math" w:cs="Times New Roman"/>
                              <w:i/>
                              <w:iCs/>
                              <w:sz w:val="21"/>
                              <w:szCs w:val="21"/>
                              <w:highlight w:val="yellow"/>
                            </w:rPr>
                          </m:ctrlPr>
                        </m:sSubPr>
                        <m:e>
                          <m:r>
                            <w:rPr>
                              <w:rFonts w:ascii="Cambria Math" w:hAnsi="Cambria Math" w:cs="Times New Roman"/>
                              <w:sz w:val="21"/>
                              <w:szCs w:val="21"/>
                              <w:highlight w:val="yellow"/>
                            </w:rPr>
                            <m:t>o</m:t>
                          </m:r>
                        </m:e>
                        <m:sub>
                          <m:r>
                            <w:rPr>
                              <w:rFonts w:ascii="Cambria Math" w:hAnsi="Cambria Math" w:cs="Times New Roman"/>
                              <w:sz w:val="21"/>
                              <w:szCs w:val="21"/>
                              <w:highlight w:val="yellow"/>
                            </w:rPr>
                            <m:t>&lt;t</m:t>
                          </m:r>
                        </m:sub>
                      </m:sSub>
                    </m:e>
                  </m:d>
                </m:den>
              </m:f>
              <m:r>
                <w:rPr>
                  <w:rFonts w:ascii="Cambria Math" w:hAnsi="Cambria Math" w:cs="Times New Roman"/>
                  <w:sz w:val="21"/>
                  <w:szCs w:val="21"/>
                  <w:highlight w:val="yellow"/>
                </w:rPr>
                <m:t>#</m:t>
              </m:r>
              <m:d>
                <m:dPr>
                  <m:ctrlPr>
                    <w:rPr>
                      <w:rFonts w:ascii="Cambria Math" w:hAnsi="Cambria Math" w:cs="Times New Roman"/>
                      <w:i/>
                      <w:iCs/>
                      <w:sz w:val="21"/>
                      <w:szCs w:val="21"/>
                      <w:highlight w:val="yellow"/>
                    </w:rPr>
                  </m:ctrlPr>
                </m:dPr>
                <m:e>
                  <m:r>
                    <w:rPr>
                      <w:rFonts w:ascii="Cambria Math" w:hAnsi="Cambria Math" w:cs="Times New Roman"/>
                      <w:sz w:val="21"/>
                      <w:szCs w:val="21"/>
                      <w:highlight w:val="yellow"/>
                    </w:rPr>
                    <m:t>5</m:t>
                  </m:r>
                </m:e>
              </m:d>
            </m:e>
          </m:eqArr>
        </m:oMath>
      </m:oMathPara>
    </w:p>
    <w:p w14:paraId="1B13BDCA" w14:textId="30B8296C" w:rsidR="0005743E" w:rsidRPr="0005743E" w:rsidRDefault="0005743E">
      <w:pPr>
        <w:rPr>
          <w:rFonts w:hint="eastAsia"/>
          <w:iCs/>
          <w:sz w:val="21"/>
          <w:szCs w:val="21"/>
          <w:highlight w:val="yellow"/>
        </w:rPr>
      </w:pPr>
      <m:oMath>
        <m:f>
          <m:fPr>
            <m:ctrlPr>
              <w:ins w:id="236" w:author="祥言笑 孟" w:date="2025-08-05T21:41:00Z" w16du:dateUtc="2025-08-05T13:41:00Z">
                <w:rPr>
                  <w:rFonts w:ascii="Cambria Math" w:hAnsi="Cambria Math" w:cs="Times New Roman"/>
                  <w:i/>
                  <w:iCs/>
                  <w:sz w:val="21"/>
                  <w:szCs w:val="21"/>
                  <w:highlight w:val="yellow"/>
                </w:rPr>
              </w:ins>
            </m:ctrlPr>
          </m:fPr>
          <m:num>
            <m:sSub>
              <m:sSubPr>
                <m:ctrlPr>
                  <w:ins w:id="237" w:author="祥言笑 孟" w:date="2025-08-05T21:41:00Z" w16du:dateUtc="2025-08-05T13:41:00Z">
                    <w:rPr>
                      <w:rFonts w:ascii="Cambria Math" w:hAnsi="Cambria Math" w:cs="Times New Roman"/>
                      <w:i/>
                      <w:iCs/>
                      <w:sz w:val="21"/>
                      <w:szCs w:val="21"/>
                      <w:highlight w:val="yellow"/>
                    </w:rPr>
                  </w:ins>
                </m:ctrlPr>
              </m:sSubPr>
              <m:e>
                <m:r>
                  <w:ins w:id="238" w:author="祥言笑 孟" w:date="2025-08-05T21:41:00Z" w16du:dateUtc="2025-08-05T13:41:00Z">
                    <w:rPr>
                      <w:rFonts w:ascii="Cambria Math" w:hAnsi="Cambria Math" w:cs="Times New Roman"/>
                      <w:sz w:val="21"/>
                      <w:szCs w:val="21"/>
                      <w:highlight w:val="yellow"/>
                    </w:rPr>
                    <m:t>π</m:t>
                  </w:ins>
                </m:r>
              </m:e>
              <m:sub>
                <m:r>
                  <w:ins w:id="239" w:author="祥言笑 孟" w:date="2025-08-05T21:41:00Z" w16du:dateUtc="2025-08-05T13:41:00Z">
                    <w:rPr>
                      <w:rFonts w:ascii="Cambria Math" w:hAnsi="Cambria Math" w:cs="Times New Roman"/>
                      <w:sz w:val="21"/>
                      <w:szCs w:val="21"/>
                      <w:highlight w:val="yellow"/>
                    </w:rPr>
                    <m:t>θ</m:t>
                  </w:ins>
                </m:r>
              </m:sub>
            </m:sSub>
            <m:d>
              <m:dPr>
                <m:ctrlPr>
                  <w:ins w:id="240" w:author="祥言笑 孟" w:date="2025-08-05T21:41:00Z" w16du:dateUtc="2025-08-05T13:41:00Z">
                    <w:rPr>
                      <w:rFonts w:ascii="Cambria Math" w:hAnsi="Cambria Math" w:cs="Times New Roman"/>
                      <w:i/>
                      <w:iCs/>
                      <w:sz w:val="21"/>
                      <w:szCs w:val="21"/>
                      <w:highlight w:val="yellow"/>
                    </w:rPr>
                  </w:ins>
                </m:ctrlPr>
              </m:dPr>
              <m:e>
                <m:sSub>
                  <m:sSubPr>
                    <m:ctrlPr>
                      <w:ins w:id="241" w:author="祥言笑 孟" w:date="2025-08-05T21:41:00Z" w16du:dateUtc="2025-08-05T13:41:00Z">
                        <w:rPr>
                          <w:rFonts w:ascii="Cambria Math" w:hAnsi="Cambria Math" w:cs="Times New Roman"/>
                          <w:i/>
                          <w:iCs/>
                          <w:sz w:val="21"/>
                          <w:szCs w:val="21"/>
                          <w:highlight w:val="yellow"/>
                        </w:rPr>
                      </w:ins>
                    </m:ctrlPr>
                  </m:sSubPr>
                  <m:e>
                    <m:r>
                      <w:ins w:id="242" w:author="祥言笑 孟" w:date="2025-08-05T21:41:00Z" w16du:dateUtc="2025-08-05T13:41:00Z">
                        <w:rPr>
                          <w:rFonts w:ascii="Cambria Math" w:hAnsi="Cambria Math" w:cs="Times New Roman"/>
                          <w:sz w:val="21"/>
                          <w:szCs w:val="21"/>
                          <w:highlight w:val="yellow"/>
                        </w:rPr>
                        <m:t>o</m:t>
                      </w:ins>
                    </m:r>
                  </m:e>
                  <m:sub>
                    <m:r>
                      <w:ins w:id="243" w:author="祥言笑 孟" w:date="2025-08-05T21:41:00Z" w16du:dateUtc="2025-08-05T13:41:00Z">
                        <w:rPr>
                          <w:rFonts w:ascii="Cambria Math" w:hAnsi="Cambria Math" w:cs="Times New Roman"/>
                          <w:sz w:val="21"/>
                          <w:szCs w:val="21"/>
                          <w:highlight w:val="yellow"/>
                        </w:rPr>
                        <m:t>t</m:t>
                      </w:ins>
                    </m:r>
                  </m:sub>
                </m:sSub>
              </m:e>
              <m:e>
                <m:r>
                  <w:ins w:id="244" w:author="祥言笑 孟" w:date="2025-08-05T21:41:00Z" w16du:dateUtc="2025-08-05T13:41:00Z">
                    <w:rPr>
                      <w:rFonts w:ascii="Cambria Math" w:hAnsi="Cambria Math" w:cs="Times New Roman"/>
                      <w:sz w:val="21"/>
                      <w:szCs w:val="21"/>
                      <w:highlight w:val="yellow"/>
                    </w:rPr>
                    <m:t>q,</m:t>
                  </w:ins>
                </m:r>
                <m:sSub>
                  <m:sSubPr>
                    <m:ctrlPr>
                      <w:ins w:id="245" w:author="祥言笑 孟" w:date="2025-08-05T21:41:00Z" w16du:dateUtc="2025-08-05T13:41:00Z">
                        <w:rPr>
                          <w:rFonts w:ascii="Cambria Math" w:hAnsi="Cambria Math" w:cs="Times New Roman"/>
                          <w:i/>
                          <w:iCs/>
                          <w:sz w:val="21"/>
                          <w:szCs w:val="21"/>
                          <w:highlight w:val="yellow"/>
                        </w:rPr>
                      </w:ins>
                    </m:ctrlPr>
                  </m:sSubPr>
                  <m:e>
                    <m:r>
                      <w:ins w:id="246" w:author="祥言笑 孟" w:date="2025-08-05T21:41:00Z" w16du:dateUtc="2025-08-05T13:41:00Z">
                        <w:rPr>
                          <w:rFonts w:ascii="Cambria Math" w:hAnsi="Cambria Math" w:cs="Times New Roman"/>
                          <w:sz w:val="21"/>
                          <w:szCs w:val="21"/>
                          <w:highlight w:val="yellow"/>
                        </w:rPr>
                        <m:t>o</m:t>
                      </w:ins>
                    </m:r>
                  </m:e>
                  <m:sub>
                    <m:r>
                      <w:ins w:id="247" w:author="祥言笑 孟" w:date="2025-08-05T21:41:00Z" w16du:dateUtc="2025-08-05T13:41:00Z">
                        <w:rPr>
                          <w:rFonts w:ascii="Cambria Math" w:hAnsi="Cambria Math" w:cs="Times New Roman"/>
                          <w:sz w:val="21"/>
                          <w:szCs w:val="21"/>
                          <w:highlight w:val="yellow"/>
                        </w:rPr>
                        <m:t>&lt;t</m:t>
                      </w:ins>
                    </m:r>
                  </m:sub>
                </m:sSub>
              </m:e>
            </m:d>
          </m:num>
          <m:den>
            <m:sSub>
              <m:sSubPr>
                <m:ctrlPr>
                  <w:ins w:id="248" w:author="祥言笑 孟" w:date="2025-08-05T21:41:00Z" w16du:dateUtc="2025-08-05T13:41:00Z">
                    <w:rPr>
                      <w:rFonts w:ascii="Cambria Math" w:hAnsi="Cambria Math" w:cs="Times New Roman"/>
                      <w:i/>
                      <w:iCs/>
                      <w:sz w:val="21"/>
                      <w:szCs w:val="21"/>
                      <w:highlight w:val="yellow"/>
                    </w:rPr>
                  </w:ins>
                </m:ctrlPr>
              </m:sSubPr>
              <m:e>
                <m:r>
                  <w:ins w:id="249" w:author="祥言笑 孟" w:date="2025-08-05T21:41:00Z" w16du:dateUtc="2025-08-05T13:41:00Z">
                    <w:rPr>
                      <w:rFonts w:ascii="Cambria Math" w:hAnsi="Cambria Math" w:cs="Times New Roman"/>
                      <w:sz w:val="21"/>
                      <w:szCs w:val="21"/>
                      <w:highlight w:val="yellow"/>
                    </w:rPr>
                    <m:t>π</m:t>
                  </w:ins>
                </m:r>
              </m:e>
              <m:sub>
                <m:sSub>
                  <m:sSubPr>
                    <m:ctrlPr>
                      <w:ins w:id="250" w:author="祥言笑 孟" w:date="2025-08-05T21:41:00Z" w16du:dateUtc="2025-08-05T13:41:00Z">
                        <w:rPr>
                          <w:rFonts w:ascii="Cambria Math" w:hAnsi="Cambria Math" w:cs="Times New Roman"/>
                          <w:i/>
                          <w:iCs/>
                          <w:sz w:val="21"/>
                          <w:szCs w:val="21"/>
                          <w:highlight w:val="yellow"/>
                        </w:rPr>
                      </w:ins>
                    </m:ctrlPr>
                  </m:sSubPr>
                  <m:e>
                    <m:r>
                      <w:ins w:id="251" w:author="祥言笑 孟" w:date="2025-08-05T21:41:00Z" w16du:dateUtc="2025-08-05T13:41:00Z">
                        <w:rPr>
                          <w:rFonts w:ascii="Cambria Math" w:hAnsi="Cambria Math" w:cs="Times New Roman"/>
                          <w:sz w:val="21"/>
                          <w:szCs w:val="21"/>
                          <w:highlight w:val="yellow"/>
                        </w:rPr>
                        <m:t>θ</m:t>
                      </w:ins>
                    </m:r>
                  </m:e>
                  <m:sub>
                    <m:r>
                      <w:ins w:id="252" w:author="祥言笑 孟" w:date="2025-08-05T21:41:00Z" w16du:dateUtc="2025-08-05T13:41:00Z">
                        <w:rPr>
                          <w:rFonts w:ascii="Cambria Math" w:hAnsi="Cambria Math" w:cs="Times New Roman"/>
                          <w:sz w:val="21"/>
                          <w:szCs w:val="21"/>
                          <w:highlight w:val="yellow"/>
                        </w:rPr>
                        <m:t>old</m:t>
                      </w:ins>
                    </m:r>
                  </m:sub>
                </m:sSub>
              </m:sub>
            </m:sSub>
            <m:d>
              <m:dPr>
                <m:ctrlPr>
                  <w:ins w:id="253" w:author="祥言笑 孟" w:date="2025-08-05T21:41:00Z" w16du:dateUtc="2025-08-05T13:41:00Z">
                    <w:rPr>
                      <w:rFonts w:ascii="Cambria Math" w:hAnsi="Cambria Math" w:cs="Times New Roman"/>
                      <w:i/>
                      <w:iCs/>
                      <w:sz w:val="21"/>
                      <w:szCs w:val="21"/>
                      <w:highlight w:val="yellow"/>
                    </w:rPr>
                  </w:ins>
                </m:ctrlPr>
              </m:dPr>
              <m:e>
                <m:sSub>
                  <m:sSubPr>
                    <m:ctrlPr>
                      <w:ins w:id="254" w:author="祥言笑 孟" w:date="2025-08-05T21:41:00Z" w16du:dateUtc="2025-08-05T13:41:00Z">
                        <w:rPr>
                          <w:rFonts w:ascii="Cambria Math" w:hAnsi="Cambria Math" w:cs="Times New Roman"/>
                          <w:i/>
                          <w:iCs/>
                          <w:sz w:val="21"/>
                          <w:szCs w:val="21"/>
                          <w:highlight w:val="yellow"/>
                        </w:rPr>
                      </w:ins>
                    </m:ctrlPr>
                  </m:sSubPr>
                  <m:e>
                    <m:r>
                      <w:ins w:id="255" w:author="祥言笑 孟" w:date="2025-08-05T21:41:00Z" w16du:dateUtc="2025-08-05T13:41:00Z">
                        <w:rPr>
                          <w:rFonts w:ascii="Cambria Math" w:hAnsi="Cambria Math" w:cs="Times New Roman"/>
                          <w:sz w:val="21"/>
                          <w:szCs w:val="21"/>
                          <w:highlight w:val="yellow"/>
                        </w:rPr>
                        <m:t>o</m:t>
                      </w:ins>
                    </m:r>
                  </m:e>
                  <m:sub>
                    <m:r>
                      <w:ins w:id="256" w:author="祥言笑 孟" w:date="2025-08-05T21:41:00Z" w16du:dateUtc="2025-08-05T13:41:00Z">
                        <w:rPr>
                          <w:rFonts w:ascii="Cambria Math" w:hAnsi="Cambria Math" w:cs="Times New Roman"/>
                          <w:sz w:val="21"/>
                          <w:szCs w:val="21"/>
                          <w:highlight w:val="yellow"/>
                        </w:rPr>
                        <m:t>t</m:t>
                      </w:ins>
                    </m:r>
                  </m:sub>
                </m:sSub>
              </m:e>
              <m:e>
                <m:r>
                  <w:ins w:id="257" w:author="祥言笑 孟" w:date="2025-08-05T21:41:00Z" w16du:dateUtc="2025-08-05T13:41:00Z">
                    <w:rPr>
                      <w:rFonts w:ascii="Cambria Math" w:hAnsi="Cambria Math" w:cs="Times New Roman"/>
                      <w:sz w:val="21"/>
                      <w:szCs w:val="21"/>
                      <w:highlight w:val="yellow"/>
                    </w:rPr>
                    <m:t>q,</m:t>
                  </w:ins>
                </m:r>
                <m:sSub>
                  <m:sSubPr>
                    <m:ctrlPr>
                      <w:ins w:id="258" w:author="祥言笑 孟" w:date="2025-08-05T21:41:00Z" w16du:dateUtc="2025-08-05T13:41:00Z">
                        <w:rPr>
                          <w:rFonts w:ascii="Cambria Math" w:hAnsi="Cambria Math" w:cs="Times New Roman"/>
                          <w:i/>
                          <w:iCs/>
                          <w:sz w:val="21"/>
                          <w:szCs w:val="21"/>
                          <w:highlight w:val="yellow"/>
                        </w:rPr>
                      </w:ins>
                    </m:ctrlPr>
                  </m:sSubPr>
                  <m:e>
                    <m:r>
                      <w:ins w:id="259" w:author="祥言笑 孟" w:date="2025-08-05T21:41:00Z" w16du:dateUtc="2025-08-05T13:41:00Z">
                        <w:rPr>
                          <w:rFonts w:ascii="Cambria Math" w:hAnsi="Cambria Math" w:cs="Times New Roman"/>
                          <w:sz w:val="21"/>
                          <w:szCs w:val="21"/>
                          <w:highlight w:val="yellow"/>
                        </w:rPr>
                        <m:t>o</m:t>
                      </w:ins>
                    </m:r>
                  </m:e>
                  <m:sub>
                    <m:r>
                      <w:ins w:id="260" w:author="祥言笑 孟" w:date="2025-08-05T21:41:00Z" w16du:dateUtc="2025-08-05T13:41:00Z">
                        <w:rPr>
                          <w:rFonts w:ascii="Cambria Math" w:hAnsi="Cambria Math" w:cs="Times New Roman"/>
                          <w:sz w:val="21"/>
                          <w:szCs w:val="21"/>
                          <w:highlight w:val="yellow"/>
                        </w:rPr>
                        <m:t>&lt;t</m:t>
                      </w:ins>
                    </m:r>
                  </m:sub>
                </m:sSub>
              </m:e>
            </m:d>
          </m:den>
        </m:f>
      </m:oMath>
      <w:ins w:id="261" w:author="祥言笑 孟" w:date="2025-08-05T21:42:00Z" w16du:dateUtc="2025-08-05T13:42:00Z">
        <w:r>
          <w:rPr>
            <w:rFonts w:hint="eastAsia"/>
            <w:iCs/>
            <w:sz w:val="21"/>
            <w:szCs w:val="21"/>
            <w:highlight w:val="yellow"/>
          </w:rPr>
          <w:t>代表</w:t>
        </w:r>
        <w:proofErr w:type="gramStart"/>
        <w:r w:rsidR="00152FB0">
          <w:rPr>
            <w:rFonts w:hint="eastAsia"/>
            <w:iCs/>
            <w:sz w:val="21"/>
            <w:szCs w:val="21"/>
            <w:highlight w:val="yellow"/>
          </w:rPr>
          <w:t>当前步得到</w:t>
        </w:r>
        <w:proofErr w:type="gramEnd"/>
        <w:r w:rsidR="00152FB0">
          <w:rPr>
            <w:rFonts w:hint="eastAsia"/>
            <w:iCs/>
            <w:sz w:val="21"/>
            <w:szCs w:val="21"/>
            <w:highlight w:val="yellow"/>
          </w:rPr>
          <w:t>的采样即词语在新模型与旧模型中的概率比值</w:t>
        </w:r>
        <w:r w:rsidR="00152FB0">
          <w:rPr>
            <w:rFonts w:hint="eastAsia"/>
            <w:iCs/>
            <w:sz w:val="21"/>
            <w:szCs w:val="21"/>
            <w:highlight w:val="yellow"/>
          </w:rPr>
          <w:t>，</w:t>
        </w:r>
      </w:ins>
      <m:oMath>
        <m:sSub>
          <m:sSubPr>
            <m:ctrlPr>
              <w:ins w:id="262" w:author="祥言笑 孟" w:date="2025-08-05T21:43:00Z" w16du:dateUtc="2025-08-05T13:43:00Z">
                <w:rPr>
                  <w:rFonts w:ascii="Cambria Math" w:hAnsi="Cambria Math" w:cs="Times New Roman"/>
                  <w:i/>
                  <w:iCs/>
                  <w:sz w:val="21"/>
                  <w:szCs w:val="21"/>
                  <w:highlight w:val="yellow"/>
                </w:rPr>
              </w:ins>
            </m:ctrlPr>
          </m:sSubPr>
          <m:e>
            <m:r>
              <w:ins w:id="263" w:author="祥言笑 孟" w:date="2025-08-05T21:43:00Z" w16du:dateUtc="2025-08-05T13:43:00Z">
                <w:rPr>
                  <w:rFonts w:ascii="Cambria Math" w:hAnsi="Cambria Math" w:cs="Times New Roman"/>
                  <w:sz w:val="21"/>
                  <w:szCs w:val="21"/>
                  <w:highlight w:val="yellow"/>
                </w:rPr>
                <m:t>π</m:t>
              </w:ins>
            </m:r>
          </m:e>
          <m:sub>
            <m:r>
              <w:ins w:id="264" w:author="祥言笑 孟" w:date="2025-08-05T21:43:00Z" w16du:dateUtc="2025-08-05T13:43:00Z">
                <w:rPr>
                  <w:rFonts w:ascii="Cambria Math" w:hAnsi="Cambria Math" w:cs="Times New Roman"/>
                  <w:sz w:val="21"/>
                  <w:szCs w:val="21"/>
                  <w:highlight w:val="yellow"/>
                </w:rPr>
                <m:t>θ</m:t>
              </w:ins>
            </m:r>
          </m:sub>
        </m:sSub>
      </m:oMath>
      <w:ins w:id="265" w:author="祥言笑 孟" w:date="2025-08-05T21:43:00Z" w16du:dateUtc="2025-08-05T13:43:00Z">
        <w:r w:rsidR="00915345">
          <w:rPr>
            <w:rFonts w:hint="eastAsia"/>
            <w:iCs/>
            <w:sz w:val="21"/>
            <w:szCs w:val="21"/>
            <w:highlight w:val="yellow"/>
          </w:rPr>
          <w:t>代表</w:t>
        </w:r>
      </w:ins>
      <w:ins w:id="266" w:author="祥言笑 孟" w:date="2025-08-05T21:44:00Z" w16du:dateUtc="2025-08-05T13:44:00Z">
        <w:r w:rsidR="00915345">
          <w:rPr>
            <w:rFonts w:hint="eastAsia"/>
            <w:iCs/>
            <w:sz w:val="21"/>
            <w:szCs w:val="21"/>
            <w:highlight w:val="yellow"/>
          </w:rPr>
          <w:t>当前模型，</w:t>
        </w:r>
      </w:ins>
      <m:oMath>
        <m:sSub>
          <m:sSubPr>
            <m:ctrlPr>
              <w:ins w:id="267" w:author="祥言笑 孟" w:date="2025-08-05T21:44:00Z" w16du:dateUtc="2025-08-05T13:44:00Z">
                <w:rPr>
                  <w:rFonts w:ascii="Cambria Math" w:hAnsi="Cambria Math" w:cs="Times New Roman"/>
                  <w:i/>
                  <w:iCs/>
                  <w:sz w:val="21"/>
                  <w:szCs w:val="21"/>
                  <w:highlight w:val="yellow"/>
                </w:rPr>
              </w:ins>
            </m:ctrlPr>
          </m:sSubPr>
          <m:e>
            <m:r>
              <w:ins w:id="268" w:author="祥言笑 孟" w:date="2025-08-05T21:44:00Z" w16du:dateUtc="2025-08-05T13:44:00Z">
                <w:rPr>
                  <w:rFonts w:ascii="Cambria Math" w:hAnsi="Cambria Math" w:cs="Times New Roman"/>
                  <w:sz w:val="21"/>
                  <w:szCs w:val="21"/>
                  <w:highlight w:val="yellow"/>
                </w:rPr>
                <m:t>π</m:t>
              </w:ins>
            </m:r>
          </m:e>
          <m:sub>
            <m:sSub>
              <m:sSubPr>
                <m:ctrlPr>
                  <w:ins w:id="269" w:author="祥言笑 孟" w:date="2025-08-05T21:44:00Z" w16du:dateUtc="2025-08-05T13:44:00Z">
                    <w:rPr>
                      <w:rFonts w:ascii="Cambria Math" w:hAnsi="Cambria Math" w:cs="Times New Roman"/>
                      <w:i/>
                      <w:iCs/>
                      <w:sz w:val="21"/>
                      <w:szCs w:val="21"/>
                      <w:highlight w:val="yellow"/>
                    </w:rPr>
                  </w:ins>
                </m:ctrlPr>
              </m:sSubPr>
              <m:e>
                <m:r>
                  <w:ins w:id="270" w:author="祥言笑 孟" w:date="2025-08-05T21:44:00Z" w16du:dateUtc="2025-08-05T13:44:00Z">
                    <w:rPr>
                      <w:rFonts w:ascii="Cambria Math" w:hAnsi="Cambria Math" w:cs="Times New Roman"/>
                      <w:sz w:val="21"/>
                      <w:szCs w:val="21"/>
                      <w:highlight w:val="yellow"/>
                    </w:rPr>
                    <m:t>θ</m:t>
                  </w:ins>
                </m:r>
              </m:e>
              <m:sub>
                <m:r>
                  <w:ins w:id="271" w:author="祥言笑 孟" w:date="2025-08-05T21:44:00Z" w16du:dateUtc="2025-08-05T13:44:00Z">
                    <w:rPr>
                      <w:rFonts w:ascii="Cambria Math" w:hAnsi="Cambria Math" w:cs="Times New Roman"/>
                      <w:sz w:val="21"/>
                      <w:szCs w:val="21"/>
                      <w:highlight w:val="yellow"/>
                    </w:rPr>
                    <m:t>old</m:t>
                  </w:ins>
                </m:r>
              </m:sub>
            </m:sSub>
          </m:sub>
        </m:sSub>
      </m:oMath>
      <w:ins w:id="272" w:author="祥言笑 孟" w:date="2025-08-05T21:44:00Z" w16du:dateUtc="2025-08-05T13:44:00Z">
        <w:r w:rsidR="00915345">
          <w:rPr>
            <w:rFonts w:hint="eastAsia"/>
            <w:iCs/>
            <w:sz w:val="21"/>
            <w:szCs w:val="21"/>
            <w:highlight w:val="yellow"/>
          </w:rPr>
          <w:t>代表旧模型</w:t>
        </w:r>
      </w:ins>
      <w:ins w:id="273" w:author="祥言笑 孟" w:date="2025-08-05T21:45:00Z" w16du:dateUtc="2025-08-05T13:45:00Z">
        <w:r w:rsidR="00915345">
          <w:rPr>
            <w:rFonts w:hint="eastAsia"/>
            <w:iCs/>
            <w:sz w:val="21"/>
            <w:szCs w:val="21"/>
            <w:highlight w:val="yellow"/>
          </w:rPr>
          <w:t>，</w:t>
        </w:r>
      </w:ins>
      <m:oMath>
        <m:d>
          <m:dPr>
            <m:ctrlPr>
              <w:ins w:id="274" w:author="祥言笑 孟" w:date="2025-08-05T21:45:00Z" w16du:dateUtc="2025-08-05T13:45:00Z">
                <w:rPr>
                  <w:rFonts w:ascii="Cambria Math" w:hAnsi="Cambria Math" w:cs="Times New Roman"/>
                  <w:i/>
                  <w:iCs/>
                  <w:sz w:val="21"/>
                  <w:szCs w:val="21"/>
                  <w:highlight w:val="yellow"/>
                </w:rPr>
              </w:ins>
            </m:ctrlPr>
          </m:dPr>
          <m:e>
            <m:sSub>
              <m:sSubPr>
                <m:ctrlPr>
                  <w:ins w:id="275" w:author="祥言笑 孟" w:date="2025-08-05T21:45:00Z" w16du:dateUtc="2025-08-05T13:45:00Z">
                    <w:rPr>
                      <w:rFonts w:ascii="Cambria Math" w:hAnsi="Cambria Math" w:cs="Times New Roman"/>
                      <w:i/>
                      <w:iCs/>
                      <w:sz w:val="21"/>
                      <w:szCs w:val="21"/>
                      <w:highlight w:val="yellow"/>
                    </w:rPr>
                  </w:ins>
                </m:ctrlPr>
              </m:sSubPr>
              <m:e>
                <m:r>
                  <w:ins w:id="276" w:author="祥言笑 孟" w:date="2025-08-05T21:45:00Z" w16du:dateUtc="2025-08-05T13:45:00Z">
                    <w:rPr>
                      <w:rFonts w:ascii="Cambria Math" w:hAnsi="Cambria Math" w:cs="Times New Roman"/>
                      <w:sz w:val="21"/>
                      <w:szCs w:val="21"/>
                      <w:highlight w:val="yellow"/>
                    </w:rPr>
                    <m:t>o</m:t>
                  </w:ins>
                </m:r>
              </m:e>
              <m:sub>
                <m:r>
                  <w:ins w:id="277" w:author="祥言笑 孟" w:date="2025-08-05T21:45:00Z" w16du:dateUtc="2025-08-05T13:45:00Z">
                    <w:rPr>
                      <w:rFonts w:ascii="Cambria Math" w:hAnsi="Cambria Math" w:cs="Times New Roman"/>
                      <w:sz w:val="21"/>
                      <w:szCs w:val="21"/>
                      <w:highlight w:val="yellow"/>
                    </w:rPr>
                    <m:t>t</m:t>
                  </w:ins>
                </m:r>
              </m:sub>
            </m:sSub>
          </m:e>
          <m:e>
            <m:r>
              <w:ins w:id="278" w:author="祥言笑 孟" w:date="2025-08-05T21:45:00Z" w16du:dateUtc="2025-08-05T13:45:00Z">
                <w:rPr>
                  <w:rFonts w:ascii="Cambria Math" w:hAnsi="Cambria Math" w:cs="Times New Roman"/>
                  <w:sz w:val="21"/>
                  <w:szCs w:val="21"/>
                  <w:highlight w:val="yellow"/>
                </w:rPr>
                <m:t>q,</m:t>
              </w:ins>
            </m:r>
            <m:sSub>
              <m:sSubPr>
                <m:ctrlPr>
                  <w:ins w:id="279" w:author="祥言笑 孟" w:date="2025-08-05T21:45:00Z" w16du:dateUtc="2025-08-05T13:45:00Z">
                    <w:rPr>
                      <w:rFonts w:ascii="Cambria Math" w:hAnsi="Cambria Math" w:cs="Times New Roman"/>
                      <w:i/>
                      <w:iCs/>
                      <w:sz w:val="21"/>
                      <w:szCs w:val="21"/>
                      <w:highlight w:val="yellow"/>
                    </w:rPr>
                  </w:ins>
                </m:ctrlPr>
              </m:sSubPr>
              <m:e>
                <m:r>
                  <w:ins w:id="280" w:author="祥言笑 孟" w:date="2025-08-05T21:45:00Z" w16du:dateUtc="2025-08-05T13:45:00Z">
                    <w:rPr>
                      <w:rFonts w:ascii="Cambria Math" w:hAnsi="Cambria Math" w:cs="Times New Roman"/>
                      <w:sz w:val="21"/>
                      <w:szCs w:val="21"/>
                      <w:highlight w:val="yellow"/>
                    </w:rPr>
                    <m:t>o</m:t>
                  </w:ins>
                </m:r>
              </m:e>
              <m:sub>
                <m:r>
                  <w:ins w:id="281" w:author="祥言笑 孟" w:date="2025-08-05T21:45:00Z" w16du:dateUtc="2025-08-05T13:45:00Z">
                    <w:rPr>
                      <w:rFonts w:ascii="Cambria Math" w:hAnsi="Cambria Math" w:cs="Times New Roman"/>
                      <w:sz w:val="21"/>
                      <w:szCs w:val="21"/>
                      <w:highlight w:val="yellow"/>
                    </w:rPr>
                    <m:t>&lt;t</m:t>
                  </w:ins>
                </m:r>
              </m:sub>
            </m:sSub>
          </m:e>
        </m:d>
      </m:oMath>
      <w:ins w:id="282" w:author="祥言笑 孟" w:date="2025-08-05T21:46:00Z" w16du:dateUtc="2025-08-05T13:46:00Z">
        <w:r w:rsidR="00915345">
          <w:rPr>
            <w:rFonts w:hint="eastAsia"/>
            <w:iCs/>
            <w:sz w:val="21"/>
            <w:szCs w:val="21"/>
            <w:highlight w:val="yellow"/>
          </w:rPr>
          <w:t>中</w:t>
        </w:r>
      </w:ins>
      <m:oMath>
        <m:r>
          <w:ins w:id="283" w:author="祥言笑 孟" w:date="2025-08-05T21:46:00Z" w16du:dateUtc="2025-08-05T13:46:00Z">
            <w:rPr>
              <w:rFonts w:ascii="Cambria Math" w:hAnsi="Cambria Math" w:cs="Times New Roman"/>
              <w:sz w:val="21"/>
              <w:szCs w:val="21"/>
              <w:highlight w:val="yellow"/>
            </w:rPr>
            <m:t>q,</m:t>
          </w:ins>
        </m:r>
        <m:sSub>
          <m:sSubPr>
            <m:ctrlPr>
              <w:ins w:id="284" w:author="祥言笑 孟" w:date="2025-08-05T21:46:00Z" w16du:dateUtc="2025-08-05T13:46:00Z">
                <w:rPr>
                  <w:rFonts w:ascii="Cambria Math" w:hAnsi="Cambria Math" w:cs="Times New Roman"/>
                  <w:i/>
                  <w:iCs/>
                  <w:sz w:val="21"/>
                  <w:szCs w:val="21"/>
                  <w:highlight w:val="yellow"/>
                </w:rPr>
              </w:ins>
            </m:ctrlPr>
          </m:sSubPr>
          <m:e>
            <m:r>
              <w:ins w:id="285" w:author="祥言笑 孟" w:date="2025-08-05T21:46:00Z" w16du:dateUtc="2025-08-05T13:46:00Z">
                <w:rPr>
                  <w:rFonts w:ascii="Cambria Math" w:hAnsi="Cambria Math" w:cs="Times New Roman"/>
                  <w:sz w:val="21"/>
                  <w:szCs w:val="21"/>
                  <w:highlight w:val="yellow"/>
                </w:rPr>
                <m:t>o</m:t>
              </w:ins>
            </m:r>
          </m:e>
          <m:sub>
            <m:r>
              <w:ins w:id="286" w:author="祥言笑 孟" w:date="2025-08-05T21:46:00Z" w16du:dateUtc="2025-08-05T13:46:00Z">
                <w:rPr>
                  <w:rFonts w:ascii="Cambria Math" w:hAnsi="Cambria Math" w:cs="Times New Roman"/>
                  <w:sz w:val="21"/>
                  <w:szCs w:val="21"/>
                  <w:highlight w:val="yellow"/>
                </w:rPr>
                <m:t>&lt;t</m:t>
              </w:ins>
            </m:r>
          </m:sub>
        </m:sSub>
      </m:oMath>
      <w:ins w:id="287" w:author="祥言笑 孟" w:date="2025-08-05T21:46:00Z" w16du:dateUtc="2025-08-05T13:46:00Z">
        <w:r w:rsidR="00915345">
          <w:rPr>
            <w:rFonts w:hint="eastAsia"/>
            <w:iCs/>
            <w:sz w:val="21"/>
            <w:szCs w:val="21"/>
            <w:highlight w:val="yellow"/>
          </w:rPr>
          <w:t>代表问题和已经生成的</w:t>
        </w:r>
      </w:ins>
      <w:ins w:id="288" w:author="祥言笑 孟" w:date="2025-08-05T21:47:00Z" w16du:dateUtc="2025-08-05T13:47:00Z">
        <w:r w:rsidR="00915345">
          <w:rPr>
            <w:rFonts w:hint="eastAsia"/>
            <w:iCs/>
            <w:sz w:val="21"/>
            <w:szCs w:val="21"/>
            <w:highlight w:val="yellow"/>
          </w:rPr>
          <w:t>答案即</w:t>
        </w:r>
        <w:proofErr w:type="gramStart"/>
        <w:r w:rsidR="00915345">
          <w:rPr>
            <w:rFonts w:hint="eastAsia"/>
            <w:iCs/>
            <w:sz w:val="21"/>
            <w:szCs w:val="21"/>
            <w:highlight w:val="yellow"/>
          </w:rPr>
          <w:t>当前词</w:t>
        </w:r>
        <w:proofErr w:type="gramEnd"/>
        <w:r w:rsidR="00915345">
          <w:rPr>
            <w:rFonts w:hint="eastAsia"/>
            <w:iCs/>
            <w:sz w:val="21"/>
            <w:szCs w:val="21"/>
            <w:highlight w:val="yellow"/>
          </w:rPr>
          <w:t>前面的部分，</w:t>
        </w:r>
      </w:ins>
      <m:oMath>
        <m:sSub>
          <m:sSubPr>
            <m:ctrlPr>
              <w:ins w:id="289" w:author="祥言笑 孟" w:date="2025-08-05T21:47:00Z" w16du:dateUtc="2025-08-05T13:47:00Z">
                <w:rPr>
                  <w:rFonts w:ascii="Cambria Math" w:hAnsi="Cambria Math" w:cs="Times New Roman"/>
                  <w:i/>
                  <w:iCs/>
                  <w:sz w:val="21"/>
                  <w:szCs w:val="21"/>
                  <w:highlight w:val="yellow"/>
                </w:rPr>
              </w:ins>
            </m:ctrlPr>
          </m:sSubPr>
          <m:e>
            <m:r>
              <w:ins w:id="290" w:author="祥言笑 孟" w:date="2025-08-05T21:47:00Z" w16du:dateUtc="2025-08-05T13:47:00Z">
                <w:rPr>
                  <w:rFonts w:ascii="Cambria Math" w:hAnsi="Cambria Math" w:cs="Times New Roman"/>
                  <w:sz w:val="21"/>
                  <w:szCs w:val="21"/>
                  <w:highlight w:val="yellow"/>
                </w:rPr>
                <m:t>o</m:t>
              </w:ins>
            </m:r>
          </m:e>
          <m:sub>
            <m:r>
              <w:ins w:id="291" w:author="祥言笑 孟" w:date="2025-08-05T21:47:00Z" w16du:dateUtc="2025-08-05T13:47:00Z">
                <w:rPr>
                  <w:rFonts w:ascii="Cambria Math" w:hAnsi="Cambria Math" w:cs="Times New Roman"/>
                  <w:sz w:val="21"/>
                  <w:szCs w:val="21"/>
                  <w:highlight w:val="yellow"/>
                </w:rPr>
                <m:t>t</m:t>
              </w:ins>
            </m:r>
          </m:sub>
        </m:sSub>
      </m:oMath>
      <w:ins w:id="292" w:author="祥言笑 孟" w:date="2025-08-05T21:47:00Z" w16du:dateUtc="2025-08-05T13:47:00Z">
        <w:r w:rsidR="00915345">
          <w:rPr>
            <w:rFonts w:hint="eastAsia"/>
            <w:iCs/>
            <w:sz w:val="21"/>
            <w:szCs w:val="21"/>
            <w:highlight w:val="yellow"/>
          </w:rPr>
          <w:t>代表当前生成的词语，</w:t>
        </w:r>
      </w:ins>
      <m:oMath>
        <m:sSub>
          <m:sSubPr>
            <m:ctrlPr>
              <w:ins w:id="293" w:author="祥言笑 孟" w:date="2025-08-05T21:47:00Z" w16du:dateUtc="2025-08-05T13:47:00Z">
                <w:rPr>
                  <w:rFonts w:ascii="Cambria Math" w:hAnsi="Cambria Math" w:cs="Times New Roman"/>
                  <w:i/>
                  <w:iCs/>
                  <w:sz w:val="21"/>
                  <w:szCs w:val="21"/>
                  <w:highlight w:val="yellow"/>
                </w:rPr>
              </w:ins>
            </m:ctrlPr>
          </m:sSubPr>
          <m:e>
            <m:r>
              <w:ins w:id="294" w:author="祥言笑 孟" w:date="2025-08-05T21:47:00Z" w16du:dateUtc="2025-08-05T13:47:00Z">
                <w:rPr>
                  <w:rFonts w:ascii="Cambria Math" w:hAnsi="Cambria Math" w:cs="Times New Roman"/>
                  <w:sz w:val="21"/>
                  <w:szCs w:val="21"/>
                  <w:highlight w:val="yellow"/>
                </w:rPr>
                <m:t>π</m:t>
              </w:ins>
            </m:r>
          </m:e>
          <m:sub>
            <m:r>
              <w:ins w:id="295" w:author="祥言笑 孟" w:date="2025-08-05T21:47:00Z" w16du:dateUtc="2025-08-05T13:47:00Z">
                <w:rPr>
                  <w:rFonts w:ascii="Cambria Math" w:hAnsi="Cambria Math" w:cs="Times New Roman"/>
                  <w:sz w:val="21"/>
                  <w:szCs w:val="21"/>
                  <w:highlight w:val="yellow"/>
                </w:rPr>
                <m:t>θ</m:t>
              </w:ins>
            </m:r>
          </m:sub>
        </m:sSub>
        <m:d>
          <m:dPr>
            <m:ctrlPr>
              <w:ins w:id="296" w:author="祥言笑 孟" w:date="2025-08-05T21:47:00Z" w16du:dateUtc="2025-08-05T13:47:00Z">
                <w:rPr>
                  <w:rFonts w:ascii="Cambria Math" w:hAnsi="Cambria Math" w:cs="Times New Roman"/>
                  <w:i/>
                  <w:iCs/>
                  <w:sz w:val="21"/>
                  <w:szCs w:val="21"/>
                  <w:highlight w:val="yellow"/>
                </w:rPr>
              </w:ins>
            </m:ctrlPr>
          </m:dPr>
          <m:e>
            <m:sSub>
              <m:sSubPr>
                <m:ctrlPr>
                  <w:ins w:id="297" w:author="祥言笑 孟" w:date="2025-08-05T21:47:00Z" w16du:dateUtc="2025-08-05T13:47:00Z">
                    <w:rPr>
                      <w:rFonts w:ascii="Cambria Math" w:hAnsi="Cambria Math" w:cs="Times New Roman"/>
                      <w:i/>
                      <w:iCs/>
                      <w:sz w:val="21"/>
                      <w:szCs w:val="21"/>
                      <w:highlight w:val="yellow"/>
                    </w:rPr>
                  </w:ins>
                </m:ctrlPr>
              </m:sSubPr>
              <m:e>
                <m:r>
                  <w:ins w:id="298" w:author="祥言笑 孟" w:date="2025-08-05T21:47:00Z" w16du:dateUtc="2025-08-05T13:47:00Z">
                    <w:rPr>
                      <w:rFonts w:ascii="Cambria Math" w:hAnsi="Cambria Math" w:cs="Times New Roman"/>
                      <w:sz w:val="21"/>
                      <w:szCs w:val="21"/>
                      <w:highlight w:val="yellow"/>
                    </w:rPr>
                    <m:t>o</m:t>
                  </w:ins>
                </m:r>
              </m:e>
              <m:sub>
                <m:r>
                  <w:ins w:id="299" w:author="祥言笑 孟" w:date="2025-08-05T21:47:00Z" w16du:dateUtc="2025-08-05T13:47:00Z">
                    <w:rPr>
                      <w:rFonts w:ascii="Cambria Math" w:hAnsi="Cambria Math" w:cs="Times New Roman"/>
                      <w:sz w:val="21"/>
                      <w:szCs w:val="21"/>
                      <w:highlight w:val="yellow"/>
                    </w:rPr>
                    <m:t>t</m:t>
                  </w:ins>
                </m:r>
              </m:sub>
            </m:sSub>
          </m:e>
          <m:e>
            <m:r>
              <w:ins w:id="300" w:author="祥言笑 孟" w:date="2025-08-05T21:47:00Z" w16du:dateUtc="2025-08-05T13:47:00Z">
                <w:rPr>
                  <w:rFonts w:ascii="Cambria Math" w:hAnsi="Cambria Math" w:cs="Times New Roman"/>
                  <w:sz w:val="21"/>
                  <w:szCs w:val="21"/>
                  <w:highlight w:val="yellow"/>
                </w:rPr>
                <m:t>q,</m:t>
              </w:ins>
            </m:r>
            <m:sSub>
              <m:sSubPr>
                <m:ctrlPr>
                  <w:ins w:id="301" w:author="祥言笑 孟" w:date="2025-08-05T21:47:00Z" w16du:dateUtc="2025-08-05T13:47:00Z">
                    <w:rPr>
                      <w:rFonts w:ascii="Cambria Math" w:hAnsi="Cambria Math" w:cs="Times New Roman"/>
                      <w:i/>
                      <w:iCs/>
                      <w:sz w:val="21"/>
                      <w:szCs w:val="21"/>
                      <w:highlight w:val="yellow"/>
                    </w:rPr>
                  </w:ins>
                </m:ctrlPr>
              </m:sSubPr>
              <m:e>
                <m:r>
                  <w:ins w:id="302" w:author="祥言笑 孟" w:date="2025-08-05T21:47:00Z" w16du:dateUtc="2025-08-05T13:47:00Z">
                    <w:rPr>
                      <w:rFonts w:ascii="Cambria Math" w:hAnsi="Cambria Math" w:cs="Times New Roman"/>
                      <w:sz w:val="21"/>
                      <w:szCs w:val="21"/>
                      <w:highlight w:val="yellow"/>
                    </w:rPr>
                    <m:t>o</m:t>
                  </w:ins>
                </m:r>
              </m:e>
              <m:sub>
                <m:r>
                  <w:ins w:id="303" w:author="祥言笑 孟" w:date="2025-08-05T21:47:00Z" w16du:dateUtc="2025-08-05T13:47:00Z">
                    <w:rPr>
                      <w:rFonts w:ascii="Cambria Math" w:hAnsi="Cambria Math" w:cs="Times New Roman"/>
                      <w:sz w:val="21"/>
                      <w:szCs w:val="21"/>
                      <w:highlight w:val="yellow"/>
                    </w:rPr>
                    <m:t>&lt;t</m:t>
                  </w:ins>
                </m:r>
              </m:sub>
            </m:sSub>
          </m:e>
        </m:d>
      </m:oMath>
      <w:ins w:id="304" w:author="祥言笑 孟" w:date="2025-08-05T21:47:00Z" w16du:dateUtc="2025-08-05T13:47:00Z">
        <w:r w:rsidR="00915345">
          <w:rPr>
            <w:rFonts w:hint="eastAsia"/>
            <w:iCs/>
            <w:sz w:val="21"/>
            <w:szCs w:val="21"/>
            <w:highlight w:val="yellow"/>
          </w:rPr>
          <w:t>代表在这个问题和</w:t>
        </w:r>
        <w:r w:rsidR="00915345">
          <w:rPr>
            <w:rFonts w:hint="eastAsia"/>
            <w:iCs/>
            <w:sz w:val="21"/>
            <w:szCs w:val="21"/>
            <w:highlight w:val="yellow"/>
          </w:rPr>
          <w:t>已经生成的答案</w:t>
        </w:r>
        <w:r w:rsidR="00915345">
          <w:rPr>
            <w:rFonts w:hint="eastAsia"/>
            <w:iCs/>
            <w:sz w:val="21"/>
            <w:szCs w:val="21"/>
            <w:highlight w:val="yellow"/>
          </w:rPr>
          <w:t>的情况下</w:t>
        </w:r>
      </w:ins>
      <w:ins w:id="305" w:author="祥言笑 孟" w:date="2025-08-05T21:48:00Z" w16du:dateUtc="2025-08-05T13:48:00Z">
        <w:r w:rsidR="00915345">
          <w:rPr>
            <w:rFonts w:hint="eastAsia"/>
            <w:iCs/>
            <w:sz w:val="21"/>
            <w:szCs w:val="21"/>
            <w:highlight w:val="yellow"/>
          </w:rPr>
          <w:t>，</w:t>
        </w:r>
      </w:ins>
      <m:oMath>
        <m:r>
          <w:ins w:id="306" w:author="祥言笑 孟" w:date="2025-08-05T21:48:00Z" w16du:dateUtc="2025-08-05T13:48:00Z">
            <w:rPr>
              <w:rFonts w:ascii="Cambria Math" w:hAnsi="Cambria Math" w:cs="Times New Roman"/>
              <w:sz w:val="21"/>
              <w:szCs w:val="21"/>
              <w:highlight w:val="yellow"/>
            </w:rPr>
            <m:t>θ</m:t>
          </w:ins>
        </m:r>
      </m:oMath>
      <w:ins w:id="307" w:author="祥言笑 孟" w:date="2025-08-05T21:48:00Z" w16du:dateUtc="2025-08-05T13:48:00Z">
        <w:r w:rsidR="00915345">
          <w:rPr>
            <w:rFonts w:hint="eastAsia"/>
            <w:sz w:val="21"/>
            <w:szCs w:val="21"/>
            <w:highlight w:val="yellow"/>
          </w:rPr>
          <w:t>模型生成</w:t>
        </w:r>
      </w:ins>
      <m:oMath>
        <m:sSub>
          <m:sSubPr>
            <m:ctrlPr>
              <w:ins w:id="308" w:author="祥言笑 孟" w:date="2025-08-05T21:48:00Z" w16du:dateUtc="2025-08-05T13:48:00Z">
                <w:rPr>
                  <w:rFonts w:ascii="Cambria Math" w:hAnsi="Cambria Math" w:cs="Times New Roman"/>
                  <w:i/>
                  <w:iCs/>
                  <w:sz w:val="21"/>
                  <w:szCs w:val="21"/>
                  <w:highlight w:val="yellow"/>
                </w:rPr>
              </w:ins>
            </m:ctrlPr>
          </m:sSubPr>
          <m:e>
            <m:r>
              <w:ins w:id="309" w:author="祥言笑 孟" w:date="2025-08-05T21:48:00Z" w16du:dateUtc="2025-08-05T13:48:00Z">
                <w:rPr>
                  <w:rFonts w:ascii="Cambria Math" w:hAnsi="Cambria Math" w:cs="Times New Roman"/>
                  <w:sz w:val="21"/>
                  <w:szCs w:val="21"/>
                  <w:highlight w:val="yellow"/>
                </w:rPr>
                <m:t>o</m:t>
              </w:ins>
            </m:r>
          </m:e>
          <m:sub>
            <m:r>
              <w:ins w:id="310" w:author="祥言笑 孟" w:date="2025-08-05T21:48:00Z" w16du:dateUtc="2025-08-05T13:48:00Z">
                <w:rPr>
                  <w:rFonts w:ascii="Cambria Math" w:hAnsi="Cambria Math" w:cs="Times New Roman"/>
                  <w:sz w:val="21"/>
                  <w:szCs w:val="21"/>
                  <w:highlight w:val="yellow"/>
                </w:rPr>
                <m:t>t</m:t>
              </w:ins>
            </m:r>
          </m:sub>
        </m:sSub>
      </m:oMath>
      <w:ins w:id="311" w:author="祥言笑 孟" w:date="2025-08-05T21:48:00Z" w16du:dateUtc="2025-08-05T13:48:00Z">
        <w:r w:rsidR="00915345">
          <w:rPr>
            <w:rFonts w:hint="eastAsia"/>
            <w:iCs/>
            <w:sz w:val="21"/>
            <w:szCs w:val="21"/>
            <w:highlight w:val="yellow"/>
          </w:rPr>
          <w:t>词语的概率</w:t>
        </w:r>
      </w:ins>
    </w:p>
    <w:p w14:paraId="64D81C18" w14:textId="390F39F8" w:rsidR="00700C89" w:rsidRPr="00821937" w:rsidRDefault="00700C89">
      <w:pPr>
        <w:rPr>
          <w:rFonts w:hint="eastAsia"/>
          <w:iCs/>
          <w:color w:val="000000" w:themeColor="text1"/>
          <w:highlight w:val="yellow"/>
        </w:rPr>
      </w:pPr>
      <w:r w:rsidRPr="00821937">
        <w:rPr>
          <w:rFonts w:hint="eastAsia"/>
          <w:iCs/>
          <w:color w:val="000000" w:themeColor="text1"/>
          <w:highlight w:val="yellow"/>
        </w:rPr>
        <w:t>其中，</w:t>
      </w:r>
      <m:oMath>
        <m:r>
          <w:rPr>
            <w:rFonts w:ascii="Cambria Math" w:hAnsi="Cambria Math" w:cs="Times New Roman"/>
            <w:sz w:val="21"/>
            <w:szCs w:val="21"/>
            <w:highlight w:val="yellow"/>
          </w:rPr>
          <m:t>ε</m:t>
        </m:r>
      </m:oMath>
      <w:r w:rsidRPr="00821937">
        <w:rPr>
          <w:rFonts w:hint="eastAsia"/>
          <w:iCs/>
          <w:color w:val="000000" w:themeColor="text1"/>
          <w:highlight w:val="yellow"/>
        </w:rPr>
        <w:t>是超参数，</w:t>
      </w:r>
      <m:oMath>
        <m:sSub>
          <m:sSubPr>
            <m:ctrlPr>
              <w:rPr>
                <w:rFonts w:ascii="Cambria Math" w:hAnsi="Cambria Math" w:cs="Times New Roman"/>
                <w:i/>
                <w:iCs/>
                <w:sz w:val="21"/>
                <w:szCs w:val="21"/>
                <w:highlight w:val="yellow"/>
              </w:rPr>
            </m:ctrlPr>
          </m:sSubPr>
          <m:e>
            <m:acc>
              <m:accPr>
                <m:ctrlPr>
                  <w:rPr>
                    <w:rFonts w:ascii="Cambria Math" w:hAnsi="Cambria Math" w:cs="Times New Roman"/>
                    <w:i/>
                    <w:sz w:val="21"/>
                    <w:szCs w:val="21"/>
                    <w:highlight w:val="yellow"/>
                  </w:rPr>
                </m:ctrlPr>
              </m:accPr>
              <m:e>
                <m:r>
                  <w:rPr>
                    <w:rFonts w:ascii="Cambria Math" w:hAnsi="Cambria Math" w:cs="Times New Roman"/>
                    <w:sz w:val="21"/>
                    <w:szCs w:val="21"/>
                    <w:highlight w:val="yellow"/>
                  </w:rPr>
                  <m:t>A</m:t>
                </m:r>
              </m:e>
            </m:acc>
          </m:e>
          <m:sub>
            <m:r>
              <w:rPr>
                <w:rFonts w:ascii="Cambria Math" w:hAnsi="Cambria Math" w:cs="Times New Roman"/>
                <w:sz w:val="21"/>
                <w:szCs w:val="21"/>
                <w:highlight w:val="yellow"/>
              </w:rPr>
              <m:t>i,t</m:t>
            </m:r>
          </m:sub>
        </m:sSub>
      </m:oMath>
      <w:r w:rsidRPr="00821937">
        <w:rPr>
          <w:rFonts w:hint="eastAsia"/>
          <w:iCs/>
          <w:color w:val="000000" w:themeColor="text1"/>
          <w:highlight w:val="yellow"/>
        </w:rPr>
        <w:t xml:space="preserve"> 是基于组内奖励的相对优势估计。与 PPO 不同，GRPO 通过直接使用奖励模型的输出来估计基线，避免了训练一个复杂的值函数。此外，</w:t>
      </w:r>
      <w:r w:rsidRPr="00821937">
        <w:rPr>
          <w:rFonts w:hint="eastAsia"/>
          <w:iCs/>
          <w:color w:val="000000" w:themeColor="text1"/>
          <w:highlight w:val="yellow"/>
        </w:rPr>
        <w:lastRenderedPageBreak/>
        <w:t>GRPO 通过直接在损失函数中加入策略模型和参考模型之间的 KL 散度来正则化，而不是在奖励中加入 KL 惩罚项，从而简化了训练过程。</w:t>
      </w:r>
    </w:p>
    <w:p w14:paraId="30088CB4" w14:textId="77777777" w:rsidR="00A374FE" w:rsidRPr="00821937" w:rsidRDefault="00700C89">
      <w:pPr>
        <w:rPr>
          <w:rFonts w:hint="eastAsia"/>
          <w:iCs/>
          <w:color w:val="000000" w:themeColor="text1"/>
          <w:highlight w:val="yellow"/>
        </w:rPr>
      </w:pPr>
      <w:r w:rsidRPr="00821937">
        <w:rPr>
          <w:iCs/>
          <w:color w:val="000000" w:themeColor="text1"/>
          <w:highlight w:val="yellow"/>
        </w:rPr>
        <w:tab/>
      </w:r>
      <w:r w:rsidRPr="00821937">
        <w:rPr>
          <w:rFonts w:hint="eastAsia"/>
          <w:iCs/>
          <w:color w:val="000000" w:themeColor="text1"/>
          <w:highlight w:val="yellow"/>
        </w:rPr>
        <w:t>与PPO中使用的 KL 惩罚项不同，GRPO使用下面的无偏估计来估计 KL 散度：</w:t>
      </w:r>
    </w:p>
    <w:p w14:paraId="5C8FFAC9" w14:textId="1A94E0AA" w:rsidR="003F6C9F" w:rsidRPr="00C969EA" w:rsidRDefault="00000000">
      <w:pPr>
        <w:rPr>
          <w:ins w:id="312" w:author="祥言笑 孟" w:date="2025-08-05T21:48:00Z" w16du:dateUtc="2025-08-05T13:48:00Z"/>
          <w:highlight w:val="yellow"/>
        </w:rPr>
      </w:pPr>
      <m:oMathPara>
        <m:oMath>
          <m:eqArr>
            <m:eqArrPr>
              <m:maxDist m:val="1"/>
              <m:ctrlPr>
                <w:rPr>
                  <w:rFonts w:ascii="Cambria Math" w:hAnsi="Cambria Math"/>
                  <w:highlight w:val="yellow"/>
                </w:rPr>
              </m:ctrlPr>
            </m:eqArrPr>
            <m:e>
              <m:sSub>
                <m:sSubPr>
                  <m:ctrlPr>
                    <w:rPr>
                      <w:rFonts w:ascii="Cambria Math" w:hAnsi="Cambria Math"/>
                      <w:highlight w:val="yellow"/>
                    </w:rPr>
                  </m:ctrlPr>
                </m:sSubPr>
                <m:e>
                  <m:r>
                    <m:rPr>
                      <m:sty m:val="p"/>
                    </m:rPr>
                    <w:rPr>
                      <w:rFonts w:ascii="Cambria Math" w:hAnsi="Cambria Math"/>
                      <w:highlight w:val="yellow"/>
                    </w:rPr>
                    <m:t>D</m:t>
                  </m:r>
                </m:e>
                <m:sub>
                  <m:r>
                    <m:rPr>
                      <m:sty m:val="p"/>
                    </m:rPr>
                    <w:rPr>
                      <w:rFonts w:ascii="Cambria Math" w:hAnsi="Cambria Math"/>
                      <w:highlight w:val="yellow"/>
                    </w:rPr>
                    <m:t>KL[</m:t>
                  </m:r>
                  <m:sSub>
                    <m:sSubPr>
                      <m:ctrlPr>
                        <w:rPr>
                          <w:rFonts w:ascii="Cambria Math" w:hAnsi="Cambria Math"/>
                          <w:highlight w:val="yellow"/>
                        </w:rPr>
                      </m:ctrlPr>
                    </m:sSubPr>
                    <m:e>
                      <m:r>
                        <m:rPr>
                          <m:sty m:val="p"/>
                        </m:rPr>
                        <w:rPr>
                          <w:rFonts w:ascii="Cambria Math" w:hAnsi="Cambria Math"/>
                          <w:highlight w:val="yellow"/>
                        </w:rPr>
                        <m:t>π</m:t>
                      </m:r>
                    </m:e>
                    <m:sub>
                      <m:r>
                        <m:rPr>
                          <m:sty m:val="p"/>
                        </m:rPr>
                        <w:rPr>
                          <w:rFonts w:ascii="Cambria Math" w:hAnsi="Cambria Math"/>
                          <w:highlight w:val="yellow"/>
                        </w:rPr>
                        <m:t>θ</m:t>
                      </m:r>
                    </m:sub>
                  </m:sSub>
                  <m:r>
                    <m:rPr>
                      <m:sty m:val="p"/>
                    </m:rPr>
                    <w:rPr>
                      <w:rFonts w:ascii="Cambria Math" w:hAnsi="Cambria Math"/>
                      <w:highlight w:val="yellow"/>
                    </w:rPr>
                    <m:t>||</m:t>
                  </m:r>
                  <m:sSub>
                    <m:sSubPr>
                      <m:ctrlPr>
                        <w:rPr>
                          <w:rFonts w:ascii="Cambria Math" w:hAnsi="Cambria Math"/>
                          <w:highlight w:val="yellow"/>
                        </w:rPr>
                      </m:ctrlPr>
                    </m:sSubPr>
                    <m:e>
                      <m:r>
                        <m:rPr>
                          <m:sty m:val="p"/>
                        </m:rPr>
                        <w:rPr>
                          <w:rFonts w:ascii="Cambria Math" w:hAnsi="Cambria Math"/>
                          <w:highlight w:val="yellow"/>
                        </w:rPr>
                        <m:t>π</m:t>
                      </m:r>
                    </m:e>
                    <m:sub>
                      <m:r>
                        <m:rPr>
                          <m:sty m:val="p"/>
                        </m:rPr>
                        <w:rPr>
                          <w:rFonts w:ascii="Cambria Math" w:hAnsi="Cambria Math"/>
                          <w:highlight w:val="yellow"/>
                        </w:rPr>
                        <m:t>ref</m:t>
                      </m:r>
                    </m:sub>
                  </m:sSub>
                  <m:r>
                    <m:rPr>
                      <m:sty m:val="p"/>
                    </m:rPr>
                    <w:rPr>
                      <w:rFonts w:ascii="Cambria Math" w:hAnsi="Cambria Math"/>
                      <w:highlight w:val="yellow"/>
                    </w:rPr>
                    <m:t>]</m:t>
                  </m:r>
                </m:sub>
              </m:sSub>
              <m:r>
                <m:rPr>
                  <m:sty m:val="p"/>
                </m:rPr>
                <w:rPr>
                  <w:rFonts w:ascii="Cambria Math" w:hAnsi="Cambria Math"/>
                  <w:highlight w:val="yellow"/>
                </w:rPr>
                <m:t>=</m:t>
              </m:r>
              <w:bookmarkStart w:id="313" w:name="_Hlk205323258"/>
              <m:f>
                <m:fPr>
                  <m:ctrlPr>
                    <w:rPr>
                      <w:rFonts w:ascii="Cambria Math" w:hAnsi="Cambria Math"/>
                      <w:highlight w:val="yellow"/>
                    </w:rPr>
                  </m:ctrlPr>
                </m:fPr>
                <m:num>
                  <m:sSub>
                    <m:sSubPr>
                      <m:ctrlPr>
                        <w:rPr>
                          <w:rFonts w:ascii="Cambria Math" w:hAnsi="Cambria Math"/>
                          <w:highlight w:val="yellow"/>
                        </w:rPr>
                      </m:ctrlPr>
                    </m:sSubPr>
                    <m:e>
                      <m:r>
                        <m:rPr>
                          <m:sty m:val="p"/>
                        </m:rPr>
                        <w:rPr>
                          <w:rFonts w:ascii="Cambria Math" w:hAnsi="Cambria Math"/>
                          <w:highlight w:val="yellow"/>
                        </w:rPr>
                        <m:t>π</m:t>
                      </m:r>
                    </m:e>
                    <m:sub>
                      <m:r>
                        <m:rPr>
                          <m:sty m:val="p"/>
                        </m:rPr>
                        <w:rPr>
                          <w:rFonts w:ascii="Cambria Math" w:hAnsi="Cambria Math"/>
                          <w:highlight w:val="yellow"/>
                        </w:rPr>
                        <m:t>ref</m:t>
                      </m:r>
                    </m:sub>
                  </m:sSub>
                  <m:d>
                    <m:dPr>
                      <m:ctrlPr>
                        <w:rPr>
                          <w:rFonts w:ascii="Cambria Math" w:hAnsi="Cambria Math"/>
                          <w:highlight w:val="yellow"/>
                        </w:rPr>
                      </m:ctrlPr>
                    </m:dPr>
                    <m:e>
                      <m:sSub>
                        <m:sSubPr>
                          <m:ctrlPr>
                            <w:rPr>
                              <w:rFonts w:ascii="Cambria Math" w:hAnsi="Cambria Math"/>
                              <w:highlight w:val="yellow"/>
                            </w:rPr>
                          </m:ctrlPr>
                        </m:sSubPr>
                        <m:e>
                          <m:r>
                            <m:rPr>
                              <m:sty m:val="p"/>
                            </m:rPr>
                            <w:rPr>
                              <w:rFonts w:ascii="Cambria Math" w:hAnsi="Cambria Math"/>
                              <w:highlight w:val="yellow"/>
                            </w:rPr>
                            <m:t>o</m:t>
                          </m:r>
                        </m:e>
                        <m:sub>
                          <m:r>
                            <m:rPr>
                              <m:sty m:val="p"/>
                            </m:rPr>
                            <w:rPr>
                              <w:rFonts w:ascii="Cambria Math" w:hAnsi="Cambria Math"/>
                              <w:highlight w:val="yellow"/>
                            </w:rPr>
                            <m:t>i,t</m:t>
                          </m:r>
                        </m:sub>
                      </m:sSub>
                    </m:e>
                    <m:e>
                      <m:r>
                        <m:rPr>
                          <m:sty m:val="p"/>
                        </m:rPr>
                        <w:rPr>
                          <w:rFonts w:ascii="Cambria Math" w:hAnsi="Cambria Math"/>
                          <w:highlight w:val="yellow"/>
                        </w:rPr>
                        <m:t>q,</m:t>
                      </m:r>
                      <m:sSub>
                        <m:sSubPr>
                          <m:ctrlPr>
                            <w:rPr>
                              <w:rFonts w:ascii="Cambria Math" w:hAnsi="Cambria Math"/>
                              <w:highlight w:val="yellow"/>
                            </w:rPr>
                          </m:ctrlPr>
                        </m:sSubPr>
                        <m:e>
                          <m:r>
                            <m:rPr>
                              <m:sty m:val="p"/>
                            </m:rPr>
                            <w:rPr>
                              <w:rFonts w:ascii="Cambria Math" w:hAnsi="Cambria Math"/>
                              <w:highlight w:val="yellow"/>
                            </w:rPr>
                            <m:t>O</m:t>
                          </m:r>
                        </m:e>
                        <m:sub>
                          <m:r>
                            <m:rPr>
                              <m:sty m:val="p"/>
                            </m:rPr>
                            <w:rPr>
                              <w:rFonts w:ascii="Cambria Math" w:hAnsi="Cambria Math"/>
                              <w:highlight w:val="yellow"/>
                            </w:rPr>
                            <m:t>i,&lt;t</m:t>
                          </m:r>
                        </m:sub>
                      </m:sSub>
                    </m:e>
                  </m:d>
                </m:num>
                <m:den>
                  <m:sSub>
                    <m:sSubPr>
                      <m:ctrlPr>
                        <w:rPr>
                          <w:rFonts w:ascii="Cambria Math" w:hAnsi="Cambria Math"/>
                          <w:highlight w:val="yellow"/>
                        </w:rPr>
                      </m:ctrlPr>
                    </m:sSubPr>
                    <m:e>
                      <m:r>
                        <m:rPr>
                          <m:sty m:val="p"/>
                        </m:rPr>
                        <w:rPr>
                          <w:rFonts w:ascii="Cambria Math" w:hAnsi="Cambria Math"/>
                          <w:highlight w:val="yellow"/>
                        </w:rPr>
                        <m:t>π</m:t>
                      </m:r>
                    </m:e>
                    <m:sub>
                      <m:r>
                        <m:rPr>
                          <m:sty m:val="p"/>
                        </m:rPr>
                        <w:rPr>
                          <w:rFonts w:ascii="Cambria Math" w:hAnsi="Cambria Math"/>
                          <w:highlight w:val="yellow"/>
                        </w:rPr>
                        <m:t>θ</m:t>
                      </m:r>
                    </m:sub>
                  </m:sSub>
                  <m:d>
                    <m:dPr>
                      <m:ctrlPr>
                        <w:rPr>
                          <w:rFonts w:ascii="Cambria Math" w:hAnsi="Cambria Math"/>
                          <w:highlight w:val="yellow"/>
                        </w:rPr>
                      </m:ctrlPr>
                    </m:dPr>
                    <m:e>
                      <m:sSub>
                        <m:sSubPr>
                          <m:ctrlPr>
                            <w:rPr>
                              <w:rFonts w:ascii="Cambria Math" w:hAnsi="Cambria Math"/>
                              <w:highlight w:val="yellow"/>
                            </w:rPr>
                          </m:ctrlPr>
                        </m:sSubPr>
                        <m:e>
                          <m:r>
                            <m:rPr>
                              <m:sty m:val="p"/>
                            </m:rPr>
                            <w:rPr>
                              <w:rFonts w:ascii="Cambria Math" w:hAnsi="Cambria Math"/>
                              <w:highlight w:val="yellow"/>
                            </w:rPr>
                            <m:t>o</m:t>
                          </m:r>
                        </m:e>
                        <m:sub>
                          <m:r>
                            <m:rPr>
                              <m:sty m:val="p"/>
                            </m:rPr>
                            <w:rPr>
                              <w:rFonts w:ascii="Cambria Math" w:hAnsi="Cambria Math"/>
                              <w:highlight w:val="yellow"/>
                            </w:rPr>
                            <m:t>i,t</m:t>
                          </m:r>
                        </m:sub>
                      </m:sSub>
                    </m:e>
                    <m:e>
                      <m:r>
                        <m:rPr>
                          <m:sty m:val="p"/>
                        </m:rPr>
                        <w:rPr>
                          <w:rFonts w:ascii="Cambria Math" w:hAnsi="Cambria Math"/>
                          <w:highlight w:val="yellow"/>
                        </w:rPr>
                        <m:t>q,</m:t>
                      </m:r>
                      <m:sSub>
                        <m:sSubPr>
                          <m:ctrlPr>
                            <w:rPr>
                              <w:rFonts w:ascii="Cambria Math" w:hAnsi="Cambria Math"/>
                              <w:highlight w:val="yellow"/>
                            </w:rPr>
                          </m:ctrlPr>
                        </m:sSubPr>
                        <m:e>
                          <m:r>
                            <m:rPr>
                              <m:sty m:val="p"/>
                            </m:rPr>
                            <w:rPr>
                              <w:rFonts w:ascii="Cambria Math" w:hAnsi="Cambria Math"/>
                              <w:highlight w:val="yellow"/>
                            </w:rPr>
                            <m:t>O</m:t>
                          </m:r>
                        </m:e>
                        <m:sub>
                          <m:r>
                            <m:rPr>
                              <m:sty m:val="p"/>
                            </m:rPr>
                            <w:rPr>
                              <w:rFonts w:ascii="Cambria Math" w:hAnsi="Cambria Math"/>
                              <w:highlight w:val="yellow"/>
                            </w:rPr>
                            <m:t>i,&lt;t</m:t>
                          </m:r>
                        </m:sub>
                      </m:sSub>
                    </m:e>
                  </m:d>
                </m:den>
              </m:f>
              <w:bookmarkEnd w:id="313"/>
              <m:r>
                <m:rPr>
                  <m:sty m:val="p"/>
                </m:rPr>
                <w:rPr>
                  <w:rFonts w:ascii="Cambria Math" w:hAnsi="Cambria Math"/>
                  <w:highlight w:val="yellow"/>
                </w:rPr>
                <m:t>-</m:t>
              </m:r>
              <m:r>
                <m:rPr>
                  <m:sty m:val="p"/>
                </m:rPr>
                <w:rPr>
                  <w:rFonts w:ascii="Cambria Math" w:hAnsi="Cambria Math" w:hint="eastAsia"/>
                  <w:highlight w:val="yellow"/>
                </w:rPr>
                <m:t>log</m:t>
              </m:r>
              <m:f>
                <m:fPr>
                  <m:ctrlPr>
                    <w:rPr>
                      <w:rFonts w:ascii="Cambria Math" w:hAnsi="Cambria Math"/>
                      <w:highlight w:val="yellow"/>
                    </w:rPr>
                  </m:ctrlPr>
                </m:fPr>
                <m:num>
                  <m:sSub>
                    <m:sSubPr>
                      <m:ctrlPr>
                        <w:rPr>
                          <w:rFonts w:ascii="Cambria Math" w:hAnsi="Cambria Math"/>
                          <w:highlight w:val="yellow"/>
                        </w:rPr>
                      </m:ctrlPr>
                    </m:sSubPr>
                    <m:e>
                      <m:r>
                        <m:rPr>
                          <m:sty m:val="p"/>
                        </m:rPr>
                        <w:rPr>
                          <w:rFonts w:ascii="Cambria Math" w:hAnsi="Cambria Math"/>
                          <w:highlight w:val="yellow"/>
                        </w:rPr>
                        <m:t>π</m:t>
                      </m:r>
                    </m:e>
                    <m:sub>
                      <m:r>
                        <m:rPr>
                          <m:sty m:val="p"/>
                        </m:rPr>
                        <w:rPr>
                          <w:rFonts w:ascii="Cambria Math" w:hAnsi="Cambria Math"/>
                          <w:highlight w:val="yellow"/>
                        </w:rPr>
                        <m:t>ref</m:t>
                      </m:r>
                    </m:sub>
                  </m:sSub>
                  <m:d>
                    <m:dPr>
                      <m:ctrlPr>
                        <w:rPr>
                          <w:rFonts w:ascii="Cambria Math" w:hAnsi="Cambria Math"/>
                          <w:highlight w:val="yellow"/>
                        </w:rPr>
                      </m:ctrlPr>
                    </m:dPr>
                    <m:e>
                      <m:sSub>
                        <m:sSubPr>
                          <m:ctrlPr>
                            <w:rPr>
                              <w:rFonts w:ascii="Cambria Math" w:hAnsi="Cambria Math"/>
                              <w:highlight w:val="yellow"/>
                            </w:rPr>
                          </m:ctrlPr>
                        </m:sSubPr>
                        <m:e>
                          <m:r>
                            <m:rPr>
                              <m:sty m:val="p"/>
                            </m:rPr>
                            <w:rPr>
                              <w:rFonts w:ascii="Cambria Math" w:hAnsi="Cambria Math"/>
                              <w:highlight w:val="yellow"/>
                            </w:rPr>
                            <m:t>o</m:t>
                          </m:r>
                        </m:e>
                        <m:sub>
                          <m:r>
                            <m:rPr>
                              <m:sty m:val="p"/>
                            </m:rPr>
                            <w:rPr>
                              <w:rFonts w:ascii="Cambria Math" w:hAnsi="Cambria Math"/>
                              <w:highlight w:val="yellow"/>
                            </w:rPr>
                            <m:t>i,t</m:t>
                          </m:r>
                        </m:sub>
                      </m:sSub>
                    </m:e>
                    <m:e>
                      <m:r>
                        <m:rPr>
                          <m:sty m:val="p"/>
                        </m:rPr>
                        <w:rPr>
                          <w:rFonts w:ascii="Cambria Math" w:hAnsi="Cambria Math"/>
                          <w:highlight w:val="yellow"/>
                        </w:rPr>
                        <m:t>q,</m:t>
                      </m:r>
                      <m:sSub>
                        <m:sSubPr>
                          <m:ctrlPr>
                            <w:rPr>
                              <w:rFonts w:ascii="Cambria Math" w:hAnsi="Cambria Math"/>
                              <w:highlight w:val="yellow"/>
                            </w:rPr>
                          </m:ctrlPr>
                        </m:sSubPr>
                        <m:e>
                          <m:r>
                            <m:rPr>
                              <m:sty m:val="p"/>
                            </m:rPr>
                            <w:rPr>
                              <w:rFonts w:ascii="Cambria Math" w:hAnsi="Cambria Math"/>
                              <w:highlight w:val="yellow"/>
                            </w:rPr>
                            <m:t>O</m:t>
                          </m:r>
                        </m:e>
                        <m:sub>
                          <m:r>
                            <m:rPr>
                              <m:sty m:val="p"/>
                            </m:rPr>
                            <w:rPr>
                              <w:rFonts w:ascii="Cambria Math" w:hAnsi="Cambria Math"/>
                              <w:highlight w:val="yellow"/>
                            </w:rPr>
                            <m:t>i,&lt;t</m:t>
                          </m:r>
                        </m:sub>
                      </m:sSub>
                    </m:e>
                  </m:d>
                </m:num>
                <m:den>
                  <m:sSub>
                    <m:sSubPr>
                      <m:ctrlPr>
                        <w:rPr>
                          <w:rFonts w:ascii="Cambria Math" w:hAnsi="Cambria Math"/>
                          <w:highlight w:val="yellow"/>
                        </w:rPr>
                      </m:ctrlPr>
                    </m:sSubPr>
                    <m:e>
                      <m:r>
                        <m:rPr>
                          <m:sty m:val="p"/>
                        </m:rPr>
                        <w:rPr>
                          <w:rFonts w:ascii="Cambria Math" w:hAnsi="Cambria Math"/>
                          <w:highlight w:val="yellow"/>
                        </w:rPr>
                        <m:t>π</m:t>
                      </m:r>
                    </m:e>
                    <m:sub>
                      <m:r>
                        <m:rPr>
                          <m:sty m:val="p"/>
                        </m:rPr>
                        <w:rPr>
                          <w:rFonts w:ascii="Cambria Math" w:hAnsi="Cambria Math"/>
                          <w:highlight w:val="yellow"/>
                        </w:rPr>
                        <m:t>θ</m:t>
                      </m:r>
                    </m:sub>
                  </m:sSub>
                  <m:d>
                    <m:dPr>
                      <m:ctrlPr>
                        <w:rPr>
                          <w:rFonts w:ascii="Cambria Math" w:hAnsi="Cambria Math"/>
                          <w:highlight w:val="yellow"/>
                        </w:rPr>
                      </m:ctrlPr>
                    </m:dPr>
                    <m:e>
                      <m:sSub>
                        <m:sSubPr>
                          <m:ctrlPr>
                            <w:rPr>
                              <w:rFonts w:ascii="Cambria Math" w:hAnsi="Cambria Math"/>
                              <w:highlight w:val="yellow"/>
                            </w:rPr>
                          </m:ctrlPr>
                        </m:sSubPr>
                        <m:e>
                          <m:r>
                            <m:rPr>
                              <m:sty m:val="p"/>
                            </m:rPr>
                            <w:rPr>
                              <w:rFonts w:ascii="Cambria Math" w:hAnsi="Cambria Math"/>
                              <w:highlight w:val="yellow"/>
                            </w:rPr>
                            <m:t>o</m:t>
                          </m:r>
                        </m:e>
                        <m:sub>
                          <m:r>
                            <m:rPr>
                              <m:sty m:val="p"/>
                            </m:rPr>
                            <w:rPr>
                              <w:rFonts w:ascii="Cambria Math" w:hAnsi="Cambria Math"/>
                              <w:highlight w:val="yellow"/>
                            </w:rPr>
                            <m:t>i,t</m:t>
                          </m:r>
                        </m:sub>
                      </m:sSub>
                    </m:e>
                    <m:e>
                      <m:r>
                        <m:rPr>
                          <m:sty m:val="p"/>
                        </m:rPr>
                        <w:rPr>
                          <w:rFonts w:ascii="Cambria Math" w:hAnsi="Cambria Math"/>
                          <w:highlight w:val="yellow"/>
                        </w:rPr>
                        <m:t>q,</m:t>
                      </m:r>
                      <m:sSub>
                        <m:sSubPr>
                          <m:ctrlPr>
                            <w:rPr>
                              <w:rFonts w:ascii="Cambria Math" w:hAnsi="Cambria Math"/>
                              <w:highlight w:val="yellow"/>
                            </w:rPr>
                          </m:ctrlPr>
                        </m:sSubPr>
                        <m:e>
                          <m:r>
                            <m:rPr>
                              <m:sty m:val="p"/>
                            </m:rPr>
                            <w:rPr>
                              <w:rFonts w:ascii="Cambria Math" w:hAnsi="Cambria Math"/>
                              <w:highlight w:val="yellow"/>
                            </w:rPr>
                            <m:t>O</m:t>
                          </m:r>
                        </m:e>
                        <m:sub>
                          <m:r>
                            <m:rPr>
                              <m:sty m:val="p"/>
                            </m:rPr>
                            <w:rPr>
                              <w:rFonts w:ascii="Cambria Math" w:hAnsi="Cambria Math"/>
                              <w:highlight w:val="yellow"/>
                            </w:rPr>
                            <m:t>i,&lt;t</m:t>
                          </m:r>
                        </m:sub>
                      </m:sSub>
                    </m:e>
                  </m:d>
                </m:den>
              </m:f>
              <m:r>
                <m:rPr>
                  <m:sty m:val="p"/>
                </m:rPr>
                <w:rPr>
                  <w:rFonts w:ascii="Cambria Math" w:hAnsi="Cambria Math"/>
                  <w:highlight w:val="yellow"/>
                </w:rPr>
                <m:t>-1</m:t>
              </m:r>
              <m:r>
                <w:rPr>
                  <w:rFonts w:ascii="Cambria Math" w:hAnsi="Cambria Math"/>
                  <w:highlight w:val="yellow"/>
                </w:rPr>
                <m:t>#</m:t>
              </m:r>
              <m:d>
                <m:dPr>
                  <m:ctrlPr>
                    <w:rPr>
                      <w:rFonts w:ascii="Cambria Math" w:hAnsi="Cambria Math"/>
                      <w:highlight w:val="yellow"/>
                    </w:rPr>
                  </m:ctrlPr>
                </m:dPr>
                <m:e>
                  <m:r>
                    <m:rPr>
                      <m:sty m:val="p"/>
                    </m:rPr>
                    <w:rPr>
                      <w:rFonts w:ascii="Cambria Math" w:hAnsi="Cambria Math"/>
                      <w:highlight w:val="yellow"/>
                    </w:rPr>
                    <m:t>6</m:t>
                  </m:r>
                </m:e>
              </m:d>
              <m:ctrlPr>
                <w:rPr>
                  <w:rFonts w:ascii="Cambria Math" w:hAnsi="Cambria Math"/>
                  <w:i/>
                  <w:highlight w:val="yellow"/>
                </w:rPr>
              </m:ctrlPr>
            </m:e>
          </m:eqArr>
        </m:oMath>
      </m:oMathPara>
    </w:p>
    <w:p w14:paraId="6C0CC73E" w14:textId="6004C1B8" w:rsidR="00C969EA" w:rsidRPr="00C969EA" w:rsidRDefault="00C969EA">
      <w:pPr>
        <w:rPr>
          <w:rFonts w:hint="eastAsia"/>
          <w:highlight w:val="yellow"/>
        </w:rPr>
      </w:pPr>
      <m:oMath>
        <m:sSub>
          <m:sSubPr>
            <m:ctrlPr>
              <w:ins w:id="314" w:author="祥言笑 孟" w:date="2025-08-05T21:48:00Z" w16du:dateUtc="2025-08-05T13:48:00Z">
                <w:rPr>
                  <w:rFonts w:ascii="Cambria Math" w:hAnsi="Cambria Math"/>
                  <w:highlight w:val="yellow"/>
                </w:rPr>
              </w:ins>
            </m:ctrlPr>
          </m:sSubPr>
          <m:e>
            <m:r>
              <w:ins w:id="315" w:author="祥言笑 孟" w:date="2025-08-05T21:48:00Z" w16du:dateUtc="2025-08-05T13:48:00Z">
                <m:rPr>
                  <m:sty m:val="p"/>
                </m:rPr>
                <w:rPr>
                  <w:rFonts w:ascii="Cambria Math" w:hAnsi="Cambria Math"/>
                  <w:highlight w:val="yellow"/>
                </w:rPr>
                <m:t>D</m:t>
              </w:ins>
            </m:r>
          </m:e>
          <m:sub>
            <m:r>
              <w:ins w:id="316" w:author="祥言笑 孟" w:date="2025-08-05T21:48:00Z" w16du:dateUtc="2025-08-05T13:48:00Z">
                <m:rPr>
                  <m:sty m:val="p"/>
                </m:rPr>
                <w:rPr>
                  <w:rFonts w:ascii="Cambria Math" w:hAnsi="Cambria Math"/>
                  <w:highlight w:val="yellow"/>
                </w:rPr>
                <m:t>KL[</m:t>
              </w:ins>
            </m:r>
            <m:sSub>
              <m:sSubPr>
                <m:ctrlPr>
                  <w:ins w:id="317" w:author="祥言笑 孟" w:date="2025-08-05T21:48:00Z" w16du:dateUtc="2025-08-05T13:48:00Z">
                    <w:rPr>
                      <w:rFonts w:ascii="Cambria Math" w:hAnsi="Cambria Math"/>
                      <w:highlight w:val="yellow"/>
                    </w:rPr>
                  </w:ins>
                </m:ctrlPr>
              </m:sSubPr>
              <m:e>
                <m:r>
                  <w:ins w:id="318" w:author="祥言笑 孟" w:date="2025-08-05T21:48:00Z" w16du:dateUtc="2025-08-05T13:48:00Z">
                    <m:rPr>
                      <m:sty m:val="p"/>
                    </m:rPr>
                    <w:rPr>
                      <w:rFonts w:ascii="Cambria Math" w:hAnsi="Cambria Math"/>
                      <w:highlight w:val="yellow"/>
                    </w:rPr>
                    <m:t>π</m:t>
                  </w:ins>
                </m:r>
              </m:e>
              <m:sub>
                <m:r>
                  <w:ins w:id="319" w:author="祥言笑 孟" w:date="2025-08-05T21:48:00Z" w16du:dateUtc="2025-08-05T13:48:00Z">
                    <m:rPr>
                      <m:sty m:val="p"/>
                    </m:rPr>
                    <w:rPr>
                      <w:rFonts w:ascii="Cambria Math" w:hAnsi="Cambria Math"/>
                      <w:highlight w:val="yellow"/>
                    </w:rPr>
                    <m:t>θ</m:t>
                  </w:ins>
                </m:r>
              </m:sub>
            </m:sSub>
            <m:r>
              <w:ins w:id="320" w:author="祥言笑 孟" w:date="2025-08-05T21:48:00Z" w16du:dateUtc="2025-08-05T13:48:00Z">
                <m:rPr>
                  <m:sty m:val="p"/>
                </m:rPr>
                <w:rPr>
                  <w:rFonts w:ascii="Cambria Math" w:hAnsi="Cambria Math"/>
                  <w:highlight w:val="yellow"/>
                </w:rPr>
                <m:t>||</m:t>
              </w:ins>
            </m:r>
            <m:sSub>
              <m:sSubPr>
                <m:ctrlPr>
                  <w:ins w:id="321" w:author="祥言笑 孟" w:date="2025-08-05T21:48:00Z" w16du:dateUtc="2025-08-05T13:48:00Z">
                    <w:rPr>
                      <w:rFonts w:ascii="Cambria Math" w:hAnsi="Cambria Math"/>
                      <w:highlight w:val="yellow"/>
                    </w:rPr>
                  </w:ins>
                </m:ctrlPr>
              </m:sSubPr>
              <m:e>
                <m:r>
                  <w:ins w:id="322" w:author="祥言笑 孟" w:date="2025-08-05T21:48:00Z" w16du:dateUtc="2025-08-05T13:48:00Z">
                    <m:rPr>
                      <m:sty m:val="p"/>
                    </m:rPr>
                    <w:rPr>
                      <w:rFonts w:ascii="Cambria Math" w:hAnsi="Cambria Math"/>
                      <w:highlight w:val="yellow"/>
                    </w:rPr>
                    <m:t>π</m:t>
                  </w:ins>
                </m:r>
              </m:e>
              <m:sub>
                <m:r>
                  <w:ins w:id="323" w:author="祥言笑 孟" w:date="2025-08-05T21:48:00Z" w16du:dateUtc="2025-08-05T13:48:00Z">
                    <m:rPr>
                      <m:sty m:val="p"/>
                    </m:rPr>
                    <w:rPr>
                      <w:rFonts w:ascii="Cambria Math" w:hAnsi="Cambria Math"/>
                      <w:highlight w:val="yellow"/>
                    </w:rPr>
                    <m:t>ref</m:t>
                  </w:ins>
                </m:r>
              </m:sub>
            </m:sSub>
            <m:r>
              <w:ins w:id="324" w:author="祥言笑 孟" w:date="2025-08-05T21:48:00Z" w16du:dateUtc="2025-08-05T13:48:00Z">
                <m:rPr>
                  <m:sty m:val="p"/>
                </m:rPr>
                <w:rPr>
                  <w:rFonts w:ascii="Cambria Math" w:hAnsi="Cambria Math"/>
                  <w:highlight w:val="yellow"/>
                </w:rPr>
                <m:t>]</m:t>
              </w:ins>
            </m:r>
          </m:sub>
        </m:sSub>
      </m:oMath>
      <w:ins w:id="325" w:author="祥言笑 孟" w:date="2025-08-05T21:48:00Z" w16du:dateUtc="2025-08-05T13:48:00Z">
        <w:r>
          <w:rPr>
            <w:rFonts w:hint="eastAsia"/>
            <w:highlight w:val="yellow"/>
          </w:rPr>
          <w:t>:</w:t>
        </w:r>
      </w:ins>
      <w:ins w:id="326" w:author="祥言笑 孟" w:date="2025-08-05T21:51:00Z" w16du:dateUtc="2025-08-05T13:51:00Z">
        <w:r w:rsidRPr="00C969EA">
          <w:rPr>
            <w:rFonts w:ascii="Cambria Math" w:hAnsi="Cambria Math"/>
            <w:highlight w:val="yellow"/>
          </w:rPr>
          <w:t xml:space="preserve"> </w:t>
        </w:r>
      </w:ins>
      <m:oMath>
        <m:sSub>
          <m:sSubPr>
            <m:ctrlPr>
              <w:ins w:id="327" w:author="祥言笑 孟" w:date="2025-08-05T21:51:00Z" w16du:dateUtc="2025-08-05T13:51:00Z">
                <w:rPr>
                  <w:rFonts w:ascii="Cambria Math" w:hAnsi="Cambria Math"/>
                  <w:highlight w:val="yellow"/>
                </w:rPr>
              </w:ins>
            </m:ctrlPr>
          </m:sSubPr>
          <m:e>
            <m:r>
              <w:ins w:id="328" w:author="祥言笑 孟" w:date="2025-08-05T21:51:00Z" w16du:dateUtc="2025-08-05T13:51:00Z">
                <m:rPr>
                  <m:sty m:val="p"/>
                </m:rPr>
                <w:rPr>
                  <w:rFonts w:ascii="Cambria Math" w:hAnsi="Cambria Math"/>
                  <w:highlight w:val="yellow"/>
                </w:rPr>
                <m:t>D</m:t>
              </w:ins>
            </m:r>
          </m:e>
          <m:sub>
            <m:r>
              <w:ins w:id="329" w:author="祥言笑 孟" w:date="2025-08-05T21:51:00Z" w16du:dateUtc="2025-08-05T13:51:00Z">
                <m:rPr>
                  <m:sty m:val="p"/>
                </m:rPr>
                <w:rPr>
                  <w:rFonts w:ascii="Cambria Math" w:hAnsi="Cambria Math"/>
                  <w:highlight w:val="yellow"/>
                </w:rPr>
                <m:t>KL</m:t>
              </w:ins>
            </m:r>
          </m:sub>
        </m:sSub>
      </m:oMath>
      <w:ins w:id="330" w:author="祥言笑 孟" w:date="2025-08-05T21:51:00Z" w16du:dateUtc="2025-08-05T13:51:00Z">
        <w:r>
          <w:rPr>
            <w:rFonts w:ascii="Cambria Math" w:hAnsi="Cambria Math" w:hint="eastAsia"/>
            <w:highlight w:val="yellow"/>
          </w:rPr>
          <w:t>为习惯性叫法，</w:t>
        </w:r>
      </w:ins>
      <w:ins w:id="331" w:author="祥言笑 孟" w:date="2025-08-05T21:52:00Z" w16du:dateUtc="2025-08-05T13:52:00Z">
        <w:r>
          <w:rPr>
            <w:rFonts w:ascii="Cambria Math" w:hAnsi="Cambria Math" w:hint="eastAsia"/>
            <w:highlight w:val="yellow"/>
          </w:rPr>
          <w:t>代表</w:t>
        </w:r>
        <w:r>
          <w:rPr>
            <w:rFonts w:ascii="Cambria Math" w:hAnsi="Cambria Math" w:hint="eastAsia"/>
            <w:highlight w:val="yellow"/>
          </w:rPr>
          <w:t>KL</w:t>
        </w:r>
        <w:r>
          <w:rPr>
            <w:rFonts w:ascii="Cambria Math" w:hAnsi="Cambria Math" w:hint="eastAsia"/>
            <w:highlight w:val="yellow"/>
          </w:rPr>
          <w:t>散度，</w:t>
        </w:r>
      </w:ins>
      <m:oMath>
        <m:r>
          <w:ins w:id="332" w:author="祥言笑 孟" w:date="2025-08-05T21:52:00Z" w16du:dateUtc="2025-08-05T13:52:00Z">
            <m:rPr>
              <m:sty m:val="p"/>
            </m:rPr>
            <w:rPr>
              <w:rFonts w:ascii="Cambria Math" w:hAnsi="Cambria Math"/>
              <w:highlight w:val="yellow"/>
            </w:rPr>
            <m:t>[</m:t>
          </w:ins>
        </m:r>
        <m:sSub>
          <m:sSubPr>
            <m:ctrlPr>
              <w:ins w:id="333" w:author="祥言笑 孟" w:date="2025-08-05T21:52:00Z" w16du:dateUtc="2025-08-05T13:52:00Z">
                <w:rPr>
                  <w:rFonts w:ascii="Cambria Math" w:hAnsi="Cambria Math"/>
                  <w:highlight w:val="yellow"/>
                </w:rPr>
              </w:ins>
            </m:ctrlPr>
          </m:sSubPr>
          <m:e>
            <m:r>
              <w:ins w:id="334" w:author="祥言笑 孟" w:date="2025-08-05T21:52:00Z" w16du:dateUtc="2025-08-05T13:52:00Z">
                <m:rPr>
                  <m:sty m:val="p"/>
                </m:rPr>
                <w:rPr>
                  <w:rFonts w:ascii="Cambria Math" w:hAnsi="Cambria Math"/>
                  <w:highlight w:val="yellow"/>
                </w:rPr>
                <m:t>π</m:t>
              </w:ins>
            </m:r>
          </m:e>
          <m:sub>
            <m:r>
              <w:ins w:id="335" w:author="祥言笑 孟" w:date="2025-08-05T21:52:00Z" w16du:dateUtc="2025-08-05T13:52:00Z">
                <m:rPr>
                  <m:sty m:val="p"/>
                </m:rPr>
                <w:rPr>
                  <w:rFonts w:ascii="Cambria Math" w:hAnsi="Cambria Math"/>
                  <w:highlight w:val="yellow"/>
                </w:rPr>
                <m:t>θ</m:t>
              </w:ins>
            </m:r>
          </m:sub>
        </m:sSub>
        <m:r>
          <w:ins w:id="336" w:author="祥言笑 孟" w:date="2025-08-05T21:52:00Z" w16du:dateUtc="2025-08-05T13:52:00Z">
            <m:rPr>
              <m:sty m:val="p"/>
            </m:rPr>
            <w:rPr>
              <w:rFonts w:ascii="Cambria Math" w:hAnsi="Cambria Math"/>
              <w:highlight w:val="yellow"/>
            </w:rPr>
            <m:t>||</m:t>
          </w:ins>
        </m:r>
        <m:sSub>
          <m:sSubPr>
            <m:ctrlPr>
              <w:ins w:id="337" w:author="祥言笑 孟" w:date="2025-08-05T21:52:00Z" w16du:dateUtc="2025-08-05T13:52:00Z">
                <w:rPr>
                  <w:rFonts w:ascii="Cambria Math" w:hAnsi="Cambria Math"/>
                  <w:highlight w:val="yellow"/>
                </w:rPr>
              </w:ins>
            </m:ctrlPr>
          </m:sSubPr>
          <m:e>
            <m:r>
              <w:ins w:id="338" w:author="祥言笑 孟" w:date="2025-08-05T21:52:00Z" w16du:dateUtc="2025-08-05T13:52:00Z">
                <m:rPr>
                  <m:sty m:val="p"/>
                </m:rPr>
                <w:rPr>
                  <w:rFonts w:ascii="Cambria Math" w:hAnsi="Cambria Math"/>
                  <w:highlight w:val="yellow"/>
                </w:rPr>
                <m:t>π</m:t>
              </w:ins>
            </m:r>
          </m:e>
          <m:sub>
            <m:r>
              <w:ins w:id="339" w:author="祥言笑 孟" w:date="2025-08-05T21:52:00Z" w16du:dateUtc="2025-08-05T13:52:00Z">
                <m:rPr>
                  <m:sty m:val="p"/>
                </m:rPr>
                <w:rPr>
                  <w:rFonts w:ascii="Cambria Math" w:hAnsi="Cambria Math"/>
                  <w:highlight w:val="yellow"/>
                </w:rPr>
                <m:t>ref</m:t>
              </w:ins>
            </m:r>
          </m:sub>
        </m:sSub>
        <m:r>
          <w:ins w:id="340" w:author="祥言笑 孟" w:date="2025-08-05T21:52:00Z" w16du:dateUtc="2025-08-05T13:52:00Z">
            <w:rPr>
              <w:rFonts w:ascii="Cambria Math" w:hAnsi="Cambria Math"/>
              <w:highlight w:val="yellow"/>
            </w:rPr>
            <m:t>]</m:t>
          </w:ins>
        </m:r>
      </m:oMath>
      <w:ins w:id="341" w:author="祥言笑 孟" w:date="2025-08-05T21:52:00Z" w16du:dateUtc="2025-08-05T13:52:00Z">
        <w:r>
          <w:rPr>
            <w:rFonts w:ascii="Cambria Math" w:hAnsi="Cambria Math" w:hint="eastAsia"/>
            <w:highlight w:val="yellow"/>
          </w:rPr>
          <w:t>代表是对</w:t>
        </w:r>
      </w:ins>
      <m:oMath>
        <m:sSub>
          <m:sSubPr>
            <m:ctrlPr>
              <w:ins w:id="342" w:author="祥言笑 孟" w:date="2025-08-05T21:52:00Z" w16du:dateUtc="2025-08-05T13:52:00Z">
                <w:rPr>
                  <w:rFonts w:ascii="Cambria Math" w:hAnsi="Cambria Math"/>
                  <w:highlight w:val="yellow"/>
                </w:rPr>
              </w:ins>
            </m:ctrlPr>
          </m:sSubPr>
          <m:e>
            <m:r>
              <w:ins w:id="343" w:author="祥言笑 孟" w:date="2025-08-05T21:52:00Z" w16du:dateUtc="2025-08-05T13:52:00Z">
                <m:rPr>
                  <m:sty m:val="p"/>
                </m:rPr>
                <w:rPr>
                  <w:rFonts w:ascii="Cambria Math" w:hAnsi="Cambria Math"/>
                  <w:highlight w:val="yellow"/>
                </w:rPr>
                <m:t>π</m:t>
              </w:ins>
            </m:r>
          </m:e>
          <m:sub>
            <m:r>
              <w:ins w:id="344" w:author="祥言笑 孟" w:date="2025-08-05T21:52:00Z" w16du:dateUtc="2025-08-05T13:52:00Z">
                <m:rPr>
                  <m:sty m:val="p"/>
                </m:rPr>
                <w:rPr>
                  <w:rFonts w:ascii="Cambria Math" w:hAnsi="Cambria Math"/>
                  <w:highlight w:val="yellow"/>
                </w:rPr>
                <m:t>θ</m:t>
              </w:ins>
            </m:r>
          </m:sub>
        </m:sSub>
      </m:oMath>
      <w:ins w:id="345" w:author="祥言笑 孟" w:date="2025-08-05T21:52:00Z" w16du:dateUtc="2025-08-05T13:52:00Z">
        <w:r>
          <w:rPr>
            <w:rFonts w:ascii="Cambria Math" w:hAnsi="Cambria Math" w:hint="eastAsia"/>
            <w:highlight w:val="yellow"/>
          </w:rPr>
          <w:t>和</w:t>
        </w:r>
      </w:ins>
      <m:oMath>
        <m:sSub>
          <m:sSubPr>
            <m:ctrlPr>
              <w:ins w:id="346" w:author="祥言笑 孟" w:date="2025-08-05T21:52:00Z" w16du:dateUtc="2025-08-05T13:52:00Z">
                <w:rPr>
                  <w:rFonts w:ascii="Cambria Math" w:hAnsi="Cambria Math"/>
                  <w:highlight w:val="yellow"/>
                </w:rPr>
              </w:ins>
            </m:ctrlPr>
          </m:sSubPr>
          <m:e>
            <m:r>
              <w:ins w:id="347" w:author="祥言笑 孟" w:date="2025-08-05T21:52:00Z" w16du:dateUtc="2025-08-05T13:52:00Z">
                <m:rPr>
                  <m:sty m:val="p"/>
                </m:rPr>
                <w:rPr>
                  <w:rFonts w:ascii="Cambria Math" w:hAnsi="Cambria Math"/>
                  <w:highlight w:val="yellow"/>
                </w:rPr>
                <m:t>π</m:t>
              </w:ins>
            </m:r>
          </m:e>
          <m:sub>
            <m:r>
              <w:ins w:id="348" w:author="祥言笑 孟" w:date="2025-08-05T21:52:00Z" w16du:dateUtc="2025-08-05T13:52:00Z">
                <m:rPr>
                  <m:sty m:val="p"/>
                </m:rPr>
                <w:rPr>
                  <w:rFonts w:ascii="Cambria Math" w:hAnsi="Cambria Math"/>
                  <w:highlight w:val="yellow"/>
                </w:rPr>
                <m:t>ref</m:t>
              </w:ins>
            </m:r>
          </m:sub>
        </m:sSub>
      </m:oMath>
    </w:p>
    <w:p w14:paraId="5D595883" w14:textId="79E2CE2B" w:rsidR="00C969EA" w:rsidRDefault="00C969EA">
      <w:pPr>
        <w:rPr>
          <w:ins w:id="349" w:author="祥言笑 孟" w:date="2025-08-05T21:53:00Z" w16du:dateUtc="2025-08-05T13:53:00Z"/>
          <w:color w:val="000000" w:themeColor="text1"/>
          <w:highlight w:val="yellow"/>
        </w:rPr>
      </w:pPr>
      <w:ins w:id="350" w:author="祥言笑 孟" w:date="2025-08-05T21:52:00Z" w16du:dateUtc="2025-08-05T13:52:00Z">
        <w:r>
          <w:rPr>
            <w:rFonts w:hint="eastAsia"/>
            <w:color w:val="000000" w:themeColor="text1"/>
            <w:highlight w:val="yellow"/>
          </w:rPr>
          <w:t>这</w:t>
        </w:r>
      </w:ins>
      <w:ins w:id="351" w:author="祥言笑 孟" w:date="2025-08-05T21:53:00Z" w16du:dateUtc="2025-08-05T13:53:00Z">
        <w:r>
          <w:rPr>
            <w:rFonts w:hint="eastAsia"/>
            <w:color w:val="000000" w:themeColor="text1"/>
            <w:highlight w:val="yellow"/>
          </w:rPr>
          <w:t>两个策略进行KL散度计算其中||后面的是参考模型，前面的是当前模型</w:t>
        </w:r>
      </w:ins>
    </w:p>
    <w:p w14:paraId="3CF2055D" w14:textId="56699727" w:rsidR="00C969EA" w:rsidRPr="00C969EA" w:rsidRDefault="00C969EA">
      <w:pPr>
        <w:rPr>
          <w:ins w:id="352" w:author="祥言笑 孟" w:date="2025-08-05T21:53:00Z" w16du:dateUtc="2025-08-05T13:53:00Z"/>
          <w:rFonts w:hint="eastAsia"/>
          <w:color w:val="000000" w:themeColor="text1"/>
          <w:highlight w:val="yellow"/>
        </w:rPr>
      </w:pPr>
      <m:oMath>
        <m:f>
          <m:fPr>
            <m:ctrlPr>
              <w:ins w:id="353" w:author="祥言笑 孟" w:date="2025-08-05T21:53:00Z" w16du:dateUtc="2025-08-05T13:53:00Z">
                <w:rPr>
                  <w:rFonts w:ascii="Cambria Math" w:hAnsi="Cambria Math"/>
                  <w:highlight w:val="yellow"/>
                </w:rPr>
              </w:ins>
            </m:ctrlPr>
          </m:fPr>
          <m:num>
            <m:sSub>
              <m:sSubPr>
                <m:ctrlPr>
                  <w:ins w:id="354" w:author="祥言笑 孟" w:date="2025-08-05T21:53:00Z" w16du:dateUtc="2025-08-05T13:53:00Z">
                    <w:rPr>
                      <w:rFonts w:ascii="Cambria Math" w:hAnsi="Cambria Math"/>
                      <w:highlight w:val="yellow"/>
                    </w:rPr>
                  </w:ins>
                </m:ctrlPr>
              </m:sSubPr>
              <m:e>
                <m:r>
                  <w:ins w:id="355" w:author="祥言笑 孟" w:date="2025-08-05T21:53:00Z" w16du:dateUtc="2025-08-05T13:53:00Z">
                    <m:rPr>
                      <m:sty m:val="p"/>
                    </m:rPr>
                    <w:rPr>
                      <w:rFonts w:ascii="Cambria Math" w:hAnsi="Cambria Math"/>
                      <w:highlight w:val="yellow"/>
                    </w:rPr>
                    <m:t>π</m:t>
                  </w:ins>
                </m:r>
              </m:e>
              <m:sub>
                <m:r>
                  <w:ins w:id="356" w:author="祥言笑 孟" w:date="2025-08-05T21:53:00Z" w16du:dateUtc="2025-08-05T13:53:00Z">
                    <m:rPr>
                      <m:sty m:val="p"/>
                    </m:rPr>
                    <w:rPr>
                      <w:rFonts w:ascii="Cambria Math" w:hAnsi="Cambria Math"/>
                      <w:highlight w:val="yellow"/>
                    </w:rPr>
                    <m:t>ref</m:t>
                  </w:ins>
                </m:r>
              </m:sub>
            </m:sSub>
            <m:d>
              <m:dPr>
                <m:ctrlPr>
                  <w:ins w:id="357" w:author="祥言笑 孟" w:date="2025-08-05T21:53:00Z" w16du:dateUtc="2025-08-05T13:53:00Z">
                    <w:rPr>
                      <w:rFonts w:ascii="Cambria Math" w:hAnsi="Cambria Math"/>
                      <w:highlight w:val="yellow"/>
                    </w:rPr>
                  </w:ins>
                </m:ctrlPr>
              </m:dPr>
              <m:e>
                <m:sSub>
                  <m:sSubPr>
                    <m:ctrlPr>
                      <w:ins w:id="358" w:author="祥言笑 孟" w:date="2025-08-05T21:53:00Z" w16du:dateUtc="2025-08-05T13:53:00Z">
                        <w:rPr>
                          <w:rFonts w:ascii="Cambria Math" w:hAnsi="Cambria Math"/>
                          <w:highlight w:val="yellow"/>
                        </w:rPr>
                      </w:ins>
                    </m:ctrlPr>
                  </m:sSubPr>
                  <m:e>
                    <m:r>
                      <w:ins w:id="359" w:author="祥言笑 孟" w:date="2025-08-05T21:53:00Z" w16du:dateUtc="2025-08-05T13:53:00Z">
                        <m:rPr>
                          <m:sty m:val="p"/>
                        </m:rPr>
                        <w:rPr>
                          <w:rFonts w:ascii="Cambria Math" w:hAnsi="Cambria Math"/>
                          <w:highlight w:val="yellow"/>
                        </w:rPr>
                        <m:t>o</m:t>
                      </w:ins>
                    </m:r>
                  </m:e>
                  <m:sub>
                    <m:r>
                      <w:ins w:id="360" w:author="祥言笑 孟" w:date="2025-08-05T21:53:00Z" w16du:dateUtc="2025-08-05T13:53:00Z">
                        <m:rPr>
                          <m:sty m:val="p"/>
                        </m:rPr>
                        <w:rPr>
                          <w:rFonts w:ascii="Cambria Math" w:hAnsi="Cambria Math"/>
                          <w:highlight w:val="yellow"/>
                        </w:rPr>
                        <m:t>i,t</m:t>
                      </w:ins>
                    </m:r>
                  </m:sub>
                </m:sSub>
              </m:e>
              <m:e>
                <m:r>
                  <w:ins w:id="361" w:author="祥言笑 孟" w:date="2025-08-05T21:53:00Z" w16du:dateUtc="2025-08-05T13:53:00Z">
                    <m:rPr>
                      <m:sty m:val="p"/>
                    </m:rPr>
                    <w:rPr>
                      <w:rFonts w:ascii="Cambria Math" w:hAnsi="Cambria Math"/>
                      <w:highlight w:val="yellow"/>
                    </w:rPr>
                    <m:t>q,</m:t>
                  </w:ins>
                </m:r>
                <m:sSub>
                  <m:sSubPr>
                    <m:ctrlPr>
                      <w:ins w:id="362" w:author="祥言笑 孟" w:date="2025-08-05T21:53:00Z" w16du:dateUtc="2025-08-05T13:53:00Z">
                        <w:rPr>
                          <w:rFonts w:ascii="Cambria Math" w:hAnsi="Cambria Math"/>
                          <w:highlight w:val="yellow"/>
                        </w:rPr>
                      </w:ins>
                    </m:ctrlPr>
                  </m:sSubPr>
                  <m:e>
                    <m:r>
                      <w:ins w:id="363" w:author="祥言笑 孟" w:date="2025-08-05T21:53:00Z" w16du:dateUtc="2025-08-05T13:53:00Z">
                        <m:rPr>
                          <m:sty m:val="p"/>
                        </m:rPr>
                        <w:rPr>
                          <w:rFonts w:ascii="Cambria Math" w:hAnsi="Cambria Math"/>
                          <w:highlight w:val="yellow"/>
                        </w:rPr>
                        <m:t>O</m:t>
                      </w:ins>
                    </m:r>
                  </m:e>
                  <m:sub>
                    <m:r>
                      <w:ins w:id="364" w:author="祥言笑 孟" w:date="2025-08-05T21:53:00Z" w16du:dateUtc="2025-08-05T13:53:00Z">
                        <m:rPr>
                          <m:sty m:val="p"/>
                        </m:rPr>
                        <w:rPr>
                          <w:rFonts w:ascii="Cambria Math" w:hAnsi="Cambria Math"/>
                          <w:highlight w:val="yellow"/>
                        </w:rPr>
                        <m:t>i,&lt;t</m:t>
                      </w:ins>
                    </m:r>
                  </m:sub>
                </m:sSub>
              </m:e>
            </m:d>
          </m:num>
          <m:den>
            <m:sSub>
              <m:sSubPr>
                <m:ctrlPr>
                  <w:ins w:id="365" w:author="祥言笑 孟" w:date="2025-08-05T21:53:00Z" w16du:dateUtc="2025-08-05T13:53:00Z">
                    <w:rPr>
                      <w:rFonts w:ascii="Cambria Math" w:hAnsi="Cambria Math"/>
                      <w:highlight w:val="yellow"/>
                    </w:rPr>
                  </w:ins>
                </m:ctrlPr>
              </m:sSubPr>
              <m:e>
                <m:r>
                  <w:ins w:id="366" w:author="祥言笑 孟" w:date="2025-08-05T21:53:00Z" w16du:dateUtc="2025-08-05T13:53:00Z">
                    <m:rPr>
                      <m:sty m:val="p"/>
                    </m:rPr>
                    <w:rPr>
                      <w:rFonts w:ascii="Cambria Math" w:hAnsi="Cambria Math"/>
                      <w:highlight w:val="yellow"/>
                    </w:rPr>
                    <m:t>π</m:t>
                  </w:ins>
                </m:r>
              </m:e>
              <m:sub>
                <m:r>
                  <w:ins w:id="367" w:author="祥言笑 孟" w:date="2025-08-05T21:53:00Z" w16du:dateUtc="2025-08-05T13:53:00Z">
                    <m:rPr>
                      <m:sty m:val="p"/>
                    </m:rPr>
                    <w:rPr>
                      <w:rFonts w:ascii="Cambria Math" w:hAnsi="Cambria Math"/>
                      <w:highlight w:val="yellow"/>
                    </w:rPr>
                    <m:t>θ</m:t>
                  </w:ins>
                </m:r>
              </m:sub>
            </m:sSub>
            <m:d>
              <m:dPr>
                <m:ctrlPr>
                  <w:ins w:id="368" w:author="祥言笑 孟" w:date="2025-08-05T21:53:00Z" w16du:dateUtc="2025-08-05T13:53:00Z">
                    <w:rPr>
                      <w:rFonts w:ascii="Cambria Math" w:hAnsi="Cambria Math"/>
                      <w:highlight w:val="yellow"/>
                    </w:rPr>
                  </w:ins>
                </m:ctrlPr>
              </m:dPr>
              <m:e>
                <m:sSub>
                  <m:sSubPr>
                    <m:ctrlPr>
                      <w:ins w:id="369" w:author="祥言笑 孟" w:date="2025-08-05T21:53:00Z" w16du:dateUtc="2025-08-05T13:53:00Z">
                        <w:rPr>
                          <w:rFonts w:ascii="Cambria Math" w:hAnsi="Cambria Math"/>
                          <w:highlight w:val="yellow"/>
                        </w:rPr>
                      </w:ins>
                    </m:ctrlPr>
                  </m:sSubPr>
                  <m:e>
                    <m:r>
                      <w:ins w:id="370" w:author="祥言笑 孟" w:date="2025-08-05T21:53:00Z" w16du:dateUtc="2025-08-05T13:53:00Z">
                        <m:rPr>
                          <m:sty m:val="p"/>
                        </m:rPr>
                        <w:rPr>
                          <w:rFonts w:ascii="Cambria Math" w:hAnsi="Cambria Math"/>
                          <w:highlight w:val="yellow"/>
                        </w:rPr>
                        <m:t>o</m:t>
                      </w:ins>
                    </m:r>
                  </m:e>
                  <m:sub>
                    <m:r>
                      <w:ins w:id="371" w:author="祥言笑 孟" w:date="2025-08-05T21:53:00Z" w16du:dateUtc="2025-08-05T13:53:00Z">
                        <m:rPr>
                          <m:sty m:val="p"/>
                        </m:rPr>
                        <w:rPr>
                          <w:rFonts w:ascii="Cambria Math" w:hAnsi="Cambria Math"/>
                          <w:highlight w:val="yellow"/>
                        </w:rPr>
                        <m:t>i,t</m:t>
                      </w:ins>
                    </m:r>
                  </m:sub>
                </m:sSub>
              </m:e>
              <m:e>
                <m:r>
                  <w:ins w:id="372" w:author="祥言笑 孟" w:date="2025-08-05T21:53:00Z" w16du:dateUtc="2025-08-05T13:53:00Z">
                    <m:rPr>
                      <m:sty m:val="p"/>
                    </m:rPr>
                    <w:rPr>
                      <w:rFonts w:ascii="Cambria Math" w:hAnsi="Cambria Math"/>
                      <w:highlight w:val="yellow"/>
                    </w:rPr>
                    <m:t>q,</m:t>
                  </w:ins>
                </m:r>
                <m:sSub>
                  <m:sSubPr>
                    <m:ctrlPr>
                      <w:ins w:id="373" w:author="祥言笑 孟" w:date="2025-08-05T21:53:00Z" w16du:dateUtc="2025-08-05T13:53:00Z">
                        <w:rPr>
                          <w:rFonts w:ascii="Cambria Math" w:hAnsi="Cambria Math"/>
                          <w:highlight w:val="yellow"/>
                        </w:rPr>
                      </w:ins>
                    </m:ctrlPr>
                  </m:sSubPr>
                  <m:e>
                    <m:r>
                      <w:ins w:id="374" w:author="祥言笑 孟" w:date="2025-08-05T21:53:00Z" w16du:dateUtc="2025-08-05T13:53:00Z">
                        <m:rPr>
                          <m:sty m:val="p"/>
                        </m:rPr>
                        <w:rPr>
                          <w:rFonts w:ascii="Cambria Math" w:hAnsi="Cambria Math"/>
                          <w:highlight w:val="yellow"/>
                        </w:rPr>
                        <m:t>O</m:t>
                      </w:ins>
                    </m:r>
                  </m:e>
                  <m:sub>
                    <m:r>
                      <w:ins w:id="375" w:author="祥言笑 孟" w:date="2025-08-05T21:53:00Z" w16du:dateUtc="2025-08-05T13:53:00Z">
                        <m:rPr>
                          <m:sty m:val="p"/>
                        </m:rPr>
                        <w:rPr>
                          <w:rFonts w:ascii="Cambria Math" w:hAnsi="Cambria Math"/>
                          <w:highlight w:val="yellow"/>
                        </w:rPr>
                        <m:t>i,&lt;t</m:t>
                      </w:ins>
                    </m:r>
                  </m:sub>
                </m:sSub>
              </m:e>
            </m:d>
          </m:den>
        </m:f>
      </m:oMath>
      <w:ins w:id="376" w:author="祥言笑 孟" w:date="2025-08-05T21:54:00Z" w16du:dateUtc="2025-08-05T13:54:00Z">
        <w:r>
          <w:rPr>
            <w:rFonts w:hint="eastAsia"/>
            <w:highlight w:val="yellow"/>
          </w:rPr>
          <w:t>这一部分的解释与</w:t>
        </w:r>
      </w:ins>
      <m:oMath>
        <m:sSub>
          <m:sSubPr>
            <m:ctrlPr>
              <w:ins w:id="377" w:author="祥言笑 孟" w:date="2025-08-05T21:54:00Z" w16du:dateUtc="2025-08-05T13:54:00Z">
                <w:rPr>
                  <w:rFonts w:ascii="Cambria Math" w:hAnsi="Cambria Math" w:cs="Times New Roman"/>
                  <w:i/>
                  <w:iCs/>
                  <w:sz w:val="21"/>
                  <w:szCs w:val="21"/>
                  <w:highlight w:val="yellow"/>
                </w:rPr>
              </w:ins>
            </m:ctrlPr>
          </m:sSubPr>
          <m:e>
            <m:r>
              <w:ins w:id="378" w:author="祥言笑 孟" w:date="2025-08-05T21:54:00Z" w16du:dateUtc="2025-08-05T13:54:00Z">
                <w:rPr>
                  <w:rFonts w:ascii="Cambria Math" w:hAnsi="Cambria Math" w:cs="Times New Roman"/>
                  <w:sz w:val="21"/>
                  <w:szCs w:val="21"/>
                  <w:highlight w:val="yellow"/>
                </w:rPr>
                <m:t>r</m:t>
              </w:ins>
            </m:r>
          </m:e>
          <m:sub>
            <m:r>
              <w:ins w:id="379" w:author="祥言笑 孟" w:date="2025-08-05T21:54:00Z" w16du:dateUtc="2025-08-05T13:54:00Z">
                <w:rPr>
                  <w:rFonts w:ascii="Cambria Math" w:hAnsi="Cambria Math" w:cs="Times New Roman"/>
                  <w:sz w:val="21"/>
                  <w:szCs w:val="21"/>
                  <w:highlight w:val="yellow"/>
                </w:rPr>
                <m:t>ratio</m:t>
              </w:ins>
            </m:r>
          </m:sub>
        </m:sSub>
      </m:oMath>
      <w:ins w:id="380" w:author="祥言笑 孟" w:date="2025-08-05T21:54:00Z" w16du:dateUtc="2025-08-05T13:54:00Z">
        <w:r>
          <w:rPr>
            <w:rFonts w:hint="eastAsia"/>
            <w:iCs/>
            <w:sz w:val="21"/>
            <w:szCs w:val="21"/>
            <w:highlight w:val="yellow"/>
          </w:rPr>
          <w:t>部分类似，区别在于此时</w:t>
        </w:r>
      </w:ins>
      <w:ins w:id="381" w:author="祥言笑 孟" w:date="2025-08-05T21:55:00Z" w16du:dateUtc="2025-08-05T13:55:00Z">
        <w:r>
          <w:rPr>
            <w:rFonts w:hint="eastAsia"/>
            <w:iCs/>
            <w:sz w:val="21"/>
            <w:szCs w:val="21"/>
            <w:highlight w:val="yellow"/>
          </w:rPr>
          <w:t>分子分母的模型相反，</w:t>
        </w:r>
        <w:proofErr w:type="spellStart"/>
        <w:r>
          <w:rPr>
            <w:rFonts w:hint="eastAsia"/>
            <w:iCs/>
            <w:sz w:val="21"/>
            <w:szCs w:val="21"/>
            <w:highlight w:val="yellow"/>
          </w:rPr>
          <w:t>i</w:t>
        </w:r>
        <w:proofErr w:type="spellEnd"/>
        <w:r>
          <w:rPr>
            <w:rFonts w:hint="eastAsia"/>
            <w:iCs/>
            <w:sz w:val="21"/>
            <w:szCs w:val="21"/>
            <w:highlight w:val="yellow"/>
          </w:rPr>
          <w:t>代表第</w:t>
        </w:r>
        <w:proofErr w:type="spellStart"/>
        <w:r>
          <w:rPr>
            <w:rFonts w:hint="eastAsia"/>
            <w:iCs/>
            <w:sz w:val="21"/>
            <w:szCs w:val="21"/>
            <w:highlight w:val="yellow"/>
          </w:rPr>
          <w:t>i</w:t>
        </w:r>
        <w:proofErr w:type="spellEnd"/>
        <w:proofErr w:type="gramStart"/>
        <w:r>
          <w:rPr>
            <w:rFonts w:hint="eastAsia"/>
            <w:iCs/>
            <w:sz w:val="21"/>
            <w:szCs w:val="21"/>
            <w:highlight w:val="yellow"/>
          </w:rPr>
          <w:t>个</w:t>
        </w:r>
        <w:proofErr w:type="gramEnd"/>
        <w:r>
          <w:rPr>
            <w:rFonts w:hint="eastAsia"/>
            <w:iCs/>
            <w:sz w:val="21"/>
            <w:szCs w:val="21"/>
            <w:highlight w:val="yellow"/>
          </w:rPr>
          <w:t>答案，t代表该答案的第t</w:t>
        </w:r>
        <w:proofErr w:type="gramStart"/>
        <w:r>
          <w:rPr>
            <w:rFonts w:hint="eastAsia"/>
            <w:iCs/>
            <w:sz w:val="21"/>
            <w:szCs w:val="21"/>
            <w:highlight w:val="yellow"/>
          </w:rPr>
          <w:t>个</w:t>
        </w:r>
        <w:proofErr w:type="gramEnd"/>
        <w:r>
          <w:rPr>
            <w:rFonts w:hint="eastAsia"/>
            <w:iCs/>
            <w:sz w:val="21"/>
            <w:szCs w:val="21"/>
            <w:highlight w:val="yellow"/>
          </w:rPr>
          <w:t>词，o代表词，O代表答案，q代表问题</w:t>
        </w:r>
      </w:ins>
      <w:ins w:id="382" w:author="祥言笑 孟" w:date="2025-08-05T21:56:00Z" w16du:dateUtc="2025-08-05T13:56:00Z">
        <w:r w:rsidR="006A6398">
          <w:rPr>
            <w:rFonts w:hint="eastAsia"/>
            <w:iCs/>
            <w:sz w:val="21"/>
            <w:szCs w:val="21"/>
            <w:highlight w:val="yellow"/>
          </w:rPr>
          <w:t>，后面减去log的该值以及减一是为了避免KL散度影响过大的同时</w:t>
        </w:r>
      </w:ins>
      <w:ins w:id="383" w:author="祥言笑 孟" w:date="2025-08-05T21:57:00Z" w16du:dateUtc="2025-08-05T13:57:00Z">
        <w:r w:rsidR="006A6398">
          <w:rPr>
            <w:rFonts w:hint="eastAsia"/>
            <w:iCs/>
            <w:sz w:val="21"/>
            <w:szCs w:val="21"/>
            <w:highlight w:val="yellow"/>
          </w:rPr>
          <w:t>控制该值大于0</w:t>
        </w:r>
      </w:ins>
    </w:p>
    <w:p w14:paraId="67E3F65D" w14:textId="1C6B599B" w:rsidR="007202C7" w:rsidRDefault="007202C7">
      <w:pPr>
        <w:rPr>
          <w:ins w:id="384" w:author="祥言笑 孟" w:date="2025-08-05T22:52:00Z" w16du:dateUtc="2025-08-05T14:52:00Z"/>
          <w:color w:val="000000" w:themeColor="text1"/>
        </w:rPr>
      </w:pPr>
      <w:r w:rsidRPr="00821937">
        <w:rPr>
          <w:rFonts w:hint="eastAsia"/>
          <w:color w:val="000000" w:themeColor="text1"/>
          <w:highlight w:val="yellow"/>
        </w:rPr>
        <w:t>该值一定为正。</w:t>
      </w:r>
    </w:p>
    <w:p w14:paraId="0A299F27" w14:textId="42326CA0" w:rsidR="00B04EEA" w:rsidRDefault="00B04EEA">
      <w:pPr>
        <w:rPr>
          <w:ins w:id="385" w:author="祥言笑 孟" w:date="2025-08-05T22:56:00Z" w16du:dateUtc="2025-08-05T14:56:00Z"/>
          <w:color w:val="000000" w:themeColor="text1"/>
        </w:rPr>
      </w:pPr>
      <w:ins w:id="386" w:author="祥言笑 孟" w:date="2025-08-05T22:52:00Z" w16du:dateUtc="2025-08-05T14:52:00Z">
        <w:r>
          <w:rPr>
            <w:rFonts w:hint="eastAsia"/>
            <w:color w:val="000000" w:themeColor="text1"/>
            <w:highlight w:val="yellow"/>
          </w:rPr>
          <w:t>为了更方便理解</w:t>
        </w:r>
        <w:r>
          <w:rPr>
            <w:rFonts w:hint="eastAsia"/>
            <w:color w:val="000000" w:themeColor="text1"/>
          </w:rPr>
          <w:t xml:space="preserve">GRPO </w:t>
        </w:r>
        <w:r>
          <w:rPr>
            <w:rFonts w:hint="eastAsia"/>
            <w:color w:val="000000" w:themeColor="text1"/>
            <w:highlight w:val="yellow"/>
          </w:rPr>
          <w:t>的运算过程</w:t>
        </w:r>
      </w:ins>
      <w:ins w:id="387" w:author="祥言笑 孟" w:date="2025-08-05T22:56:00Z" w16du:dateUtc="2025-08-05T14:56:00Z">
        <w:r>
          <w:rPr>
            <w:rFonts w:hint="eastAsia"/>
            <w:color w:val="000000" w:themeColor="text1"/>
            <w:highlight w:val="yellow"/>
          </w:rPr>
          <w:t>，在此处贴上</w:t>
        </w:r>
        <w:r>
          <w:rPr>
            <w:rFonts w:hint="eastAsia"/>
            <w:color w:val="000000" w:themeColor="text1"/>
          </w:rPr>
          <w:t>GRPO</w:t>
        </w:r>
        <w:r>
          <w:rPr>
            <w:rFonts w:hint="eastAsia"/>
            <w:color w:val="000000" w:themeColor="text1"/>
            <w:highlight w:val="yellow"/>
          </w:rPr>
          <w:t>的具体步骤</w:t>
        </w:r>
      </w:ins>
    </w:p>
    <w:p w14:paraId="270702D4" w14:textId="6329DC92" w:rsidR="00B04EEA" w:rsidRDefault="00B04EEA">
      <w:pPr>
        <w:rPr>
          <w:ins w:id="388" w:author="祥言笑 孟" w:date="2025-08-05T22:56:00Z" w16du:dateUtc="2025-08-05T14:56:00Z"/>
          <w:color w:val="000000" w:themeColor="text1"/>
        </w:rPr>
      </w:pPr>
      <w:ins w:id="389" w:author="祥言笑 孟" w:date="2025-08-05T22:56:00Z" w16du:dateUtc="2025-08-05T14:56:00Z">
        <w:r w:rsidRPr="00B04EEA">
          <w:rPr>
            <w:color w:val="000000" w:themeColor="text1"/>
          </w:rPr>
          <w:drawing>
            <wp:inline distT="0" distB="0" distL="0" distR="0" wp14:anchorId="57FFC12D" wp14:editId="65BA6B77">
              <wp:extent cx="5270500" cy="1466850"/>
              <wp:effectExtent l="0" t="0" r="6350" b="0"/>
              <wp:docPr id="1866490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90346" name=""/>
                      <pic:cNvPicPr/>
                    </pic:nvPicPr>
                    <pic:blipFill>
                      <a:blip r:embed="rId8"/>
                      <a:stretch>
                        <a:fillRect/>
                      </a:stretch>
                    </pic:blipFill>
                    <pic:spPr>
                      <a:xfrm>
                        <a:off x="0" y="0"/>
                        <a:ext cx="5270500" cy="1466850"/>
                      </a:xfrm>
                      <a:prstGeom prst="rect">
                        <a:avLst/>
                      </a:prstGeom>
                    </pic:spPr>
                  </pic:pic>
                </a:graphicData>
              </a:graphic>
            </wp:inline>
          </w:drawing>
        </w:r>
      </w:ins>
    </w:p>
    <w:p w14:paraId="72CE8D88" w14:textId="22FAF178" w:rsidR="00B04EEA" w:rsidRPr="00A374FE" w:rsidRDefault="00B04EEA">
      <w:pPr>
        <w:rPr>
          <w:rFonts w:hint="eastAsia"/>
          <w:color w:val="000000" w:themeColor="text1"/>
        </w:rPr>
      </w:pPr>
      <w:ins w:id="390" w:author="祥言笑 孟" w:date="2025-08-05T22:57:00Z" w16du:dateUtc="2025-08-05T14:57:00Z">
        <w:r>
          <w:rPr>
            <w:color w:val="000000" w:themeColor="text1"/>
          </w:rPr>
          <w:tab/>
        </w:r>
        <w:r w:rsidRPr="00AC77CC">
          <w:rPr>
            <w:rFonts w:hint="eastAsia"/>
            <w:color w:val="000000" w:themeColor="text1"/>
            <w:highlight w:val="yellow"/>
            <w:rPrChange w:id="391" w:author="祥言笑 孟" w:date="2025-08-05T23:04:00Z" w16du:dateUtc="2025-08-05T15:04:00Z">
              <w:rPr>
                <w:rFonts w:hint="eastAsia"/>
                <w:color w:val="000000" w:themeColor="text1"/>
              </w:rPr>
            </w:rPrChange>
          </w:rPr>
          <w:t>其中，q是问题，把一个问题给模型时模型给出G</w:t>
        </w:r>
        <w:proofErr w:type="gramStart"/>
        <w:r w:rsidRPr="00AC77CC">
          <w:rPr>
            <w:rFonts w:hint="eastAsia"/>
            <w:color w:val="000000" w:themeColor="text1"/>
            <w:highlight w:val="yellow"/>
            <w:rPrChange w:id="392" w:author="祥言笑 孟" w:date="2025-08-05T23:04:00Z" w16du:dateUtc="2025-08-05T15:04:00Z">
              <w:rPr>
                <w:rFonts w:hint="eastAsia"/>
                <w:color w:val="000000" w:themeColor="text1"/>
              </w:rPr>
            </w:rPrChange>
          </w:rPr>
          <w:t>个</w:t>
        </w:r>
      </w:ins>
      <w:proofErr w:type="gramEnd"/>
      <w:ins w:id="393" w:author="祥言笑 孟" w:date="2025-08-05T22:58:00Z" w16du:dateUtc="2025-08-05T14:58:00Z">
        <w:r w:rsidRPr="00AC77CC">
          <w:rPr>
            <w:rFonts w:hint="eastAsia"/>
            <w:color w:val="000000" w:themeColor="text1"/>
            <w:highlight w:val="yellow"/>
            <w:rPrChange w:id="394" w:author="祥言笑 孟" w:date="2025-08-05T23:04:00Z" w16du:dateUtc="2025-08-05T15:04:00Z">
              <w:rPr>
                <w:rFonts w:hint="eastAsia"/>
                <w:color w:val="000000" w:themeColor="text1"/>
              </w:rPr>
            </w:rPrChange>
          </w:rPr>
          <w:t>输出，每个</w:t>
        </w:r>
      </w:ins>
      <w:ins w:id="395" w:author="祥言笑 孟" w:date="2025-08-05T22:59:00Z" w16du:dateUtc="2025-08-05T14:59:00Z">
        <w:r w:rsidRPr="00AC77CC">
          <w:rPr>
            <w:rFonts w:hint="eastAsia"/>
            <w:color w:val="000000" w:themeColor="text1"/>
            <w:highlight w:val="yellow"/>
            <w:rPrChange w:id="396" w:author="祥言笑 孟" w:date="2025-08-05T23:04:00Z" w16du:dateUtc="2025-08-05T15:04:00Z">
              <w:rPr>
                <w:rFonts w:hint="eastAsia"/>
                <w:color w:val="000000" w:themeColor="text1"/>
              </w:rPr>
            </w:rPrChange>
          </w:rPr>
          <w:t>回答过程</w:t>
        </w:r>
      </w:ins>
      <w:ins w:id="397" w:author="祥言笑 孟" w:date="2025-08-05T22:58:00Z" w16du:dateUtc="2025-08-05T14:58:00Z">
        <w:r w:rsidRPr="00AC77CC">
          <w:rPr>
            <w:rFonts w:hint="eastAsia"/>
            <w:color w:val="000000" w:themeColor="text1"/>
            <w:highlight w:val="yellow"/>
            <w:rPrChange w:id="398" w:author="祥言笑 孟" w:date="2025-08-05T23:04:00Z" w16du:dateUtc="2025-08-05T15:04:00Z">
              <w:rPr>
                <w:rFonts w:hint="eastAsia"/>
                <w:color w:val="000000" w:themeColor="text1"/>
              </w:rPr>
            </w:rPrChange>
          </w:rPr>
          <w:t>中每个词语生成</w:t>
        </w:r>
      </w:ins>
      <w:ins w:id="399" w:author="祥言笑 孟" w:date="2025-08-05T22:59:00Z" w16du:dateUtc="2025-08-05T14:59:00Z">
        <w:r w:rsidRPr="00AC77CC">
          <w:rPr>
            <w:rFonts w:hint="eastAsia"/>
            <w:color w:val="000000" w:themeColor="text1"/>
            <w:highlight w:val="yellow"/>
            <w:rPrChange w:id="400" w:author="祥言笑 孟" w:date="2025-08-05T23:04:00Z" w16du:dateUtc="2025-08-05T15:04:00Z">
              <w:rPr>
                <w:rFonts w:hint="eastAsia"/>
                <w:color w:val="000000" w:themeColor="text1"/>
              </w:rPr>
            </w:rPrChange>
          </w:rPr>
          <w:t>时</w:t>
        </w:r>
      </w:ins>
      <w:ins w:id="401" w:author="祥言笑 孟" w:date="2025-08-05T22:58:00Z" w16du:dateUtc="2025-08-05T14:58:00Z">
        <w:r w:rsidRPr="00AC77CC">
          <w:rPr>
            <w:rFonts w:hint="eastAsia"/>
            <w:color w:val="000000" w:themeColor="text1"/>
            <w:highlight w:val="yellow"/>
            <w:rPrChange w:id="402" w:author="祥言笑 孟" w:date="2025-08-05T23:04:00Z" w16du:dateUtc="2025-08-05T15:04:00Z">
              <w:rPr>
                <w:rFonts w:hint="eastAsia"/>
                <w:color w:val="000000" w:themeColor="text1"/>
              </w:rPr>
            </w:rPrChange>
          </w:rPr>
          <w:t>都要把问题加已经生成的部分给参考模型以得到</w:t>
        </w:r>
      </w:ins>
      <w:ins w:id="403" w:author="祥言笑 孟" w:date="2025-08-05T22:59:00Z" w16du:dateUtc="2025-08-05T14:59:00Z">
        <w:r w:rsidRPr="00AC77CC">
          <w:rPr>
            <w:rFonts w:hint="eastAsia"/>
            <w:color w:val="000000" w:themeColor="text1"/>
            <w:highlight w:val="yellow"/>
            <w:rPrChange w:id="404" w:author="祥言笑 孟" w:date="2025-08-05T23:04:00Z" w16du:dateUtc="2025-08-05T15:04:00Z">
              <w:rPr>
                <w:rFonts w:hint="eastAsia"/>
                <w:color w:val="000000" w:themeColor="text1"/>
              </w:rPr>
            </w:rPrChange>
          </w:rPr>
          <w:t>它生成该词语的概率用于目标函数中</w:t>
        </w:r>
      </w:ins>
      <m:oMath>
        <m:sSub>
          <m:sSubPr>
            <m:ctrlPr>
              <w:ins w:id="405" w:author="祥言笑 孟" w:date="2025-08-05T22:59:00Z" w16du:dateUtc="2025-08-05T14:59:00Z">
                <w:rPr>
                  <w:rFonts w:ascii="Cambria Math" w:hAnsi="Cambria Math" w:cs="Times New Roman"/>
                  <w:i/>
                  <w:iCs/>
                  <w:sz w:val="21"/>
                  <w:szCs w:val="21"/>
                  <w:highlight w:val="yellow"/>
                </w:rPr>
              </w:ins>
            </m:ctrlPr>
          </m:sSubPr>
          <m:e>
            <m:r>
              <w:ins w:id="406" w:author="祥言笑 孟" w:date="2025-08-05T22:59:00Z" w16du:dateUtc="2025-08-05T14:59:00Z">
                <w:rPr>
                  <w:rFonts w:ascii="Cambria Math" w:hAnsi="Cambria Math" w:cs="Times New Roman"/>
                  <w:sz w:val="21"/>
                  <w:szCs w:val="21"/>
                  <w:highlight w:val="yellow"/>
                </w:rPr>
                <m:t>r</m:t>
              </w:ins>
            </m:r>
          </m:e>
          <m:sub>
            <m:r>
              <w:ins w:id="407" w:author="祥言笑 孟" w:date="2025-08-05T22:59:00Z" w16du:dateUtc="2025-08-05T14:59:00Z">
                <w:rPr>
                  <w:rFonts w:ascii="Cambria Math" w:hAnsi="Cambria Math" w:cs="Times New Roman"/>
                  <w:sz w:val="21"/>
                  <w:szCs w:val="21"/>
                  <w:highlight w:val="yellow"/>
                </w:rPr>
                <m:t>ratio</m:t>
              </w:ins>
            </m:r>
          </m:sub>
        </m:sSub>
      </m:oMath>
      <w:ins w:id="408" w:author="祥言笑 孟" w:date="2025-08-05T23:03:00Z" w16du:dateUtc="2025-08-05T15:03:00Z">
        <w:r w:rsidR="00CA00CA" w:rsidRPr="00AC77CC">
          <w:rPr>
            <w:rFonts w:hint="eastAsia"/>
            <w:iCs/>
            <w:sz w:val="21"/>
            <w:szCs w:val="21"/>
            <w:highlight w:val="yellow"/>
          </w:rPr>
          <w:t>和KL散度</w:t>
        </w:r>
      </w:ins>
      <w:ins w:id="409" w:author="祥言笑 孟" w:date="2025-08-05T22:59:00Z" w16du:dateUtc="2025-08-05T14:59:00Z">
        <w:r w:rsidRPr="00AC77CC">
          <w:rPr>
            <w:rFonts w:hint="eastAsia"/>
            <w:iCs/>
            <w:sz w:val="21"/>
            <w:szCs w:val="21"/>
            <w:highlight w:val="yellow"/>
          </w:rPr>
          <w:t>的</w:t>
        </w:r>
      </w:ins>
      <w:ins w:id="410" w:author="祥言笑 孟" w:date="2025-08-05T23:01:00Z" w16du:dateUtc="2025-08-05T15:01:00Z">
        <w:r w:rsidRPr="00AC77CC">
          <w:rPr>
            <w:rFonts w:hint="eastAsia"/>
            <w:iCs/>
            <w:sz w:val="21"/>
            <w:szCs w:val="21"/>
            <w:highlight w:val="yellow"/>
          </w:rPr>
          <w:t>计算，</w:t>
        </w:r>
      </w:ins>
      <w:ins w:id="411" w:author="祥言笑 孟" w:date="2025-08-05T23:02:00Z" w16du:dateUtc="2025-08-05T15:02:00Z">
        <w:r w:rsidRPr="00AC77CC">
          <w:rPr>
            <w:rFonts w:hint="eastAsia"/>
            <w:iCs/>
            <w:sz w:val="21"/>
            <w:szCs w:val="21"/>
            <w:highlight w:val="yellow"/>
          </w:rPr>
          <w:t>使用奖励函数对于每个答案进行奖励计算并计算优势具体计算方法已在文中写明，最后使用上面的</w:t>
        </w:r>
      </w:ins>
      <w:ins w:id="412" w:author="祥言笑 孟" w:date="2025-08-05T23:03:00Z" w16du:dateUtc="2025-08-05T15:03:00Z">
        <w:r w:rsidRPr="00AC77CC">
          <w:rPr>
            <w:rFonts w:hint="eastAsia"/>
            <w:iCs/>
            <w:sz w:val="21"/>
            <w:szCs w:val="21"/>
            <w:highlight w:val="yellow"/>
          </w:rPr>
          <w:t>数据计算目标函数</w:t>
        </w:r>
        <w:r w:rsidR="00CA00CA" w:rsidRPr="00AC77CC">
          <w:rPr>
            <w:rFonts w:hint="eastAsia"/>
            <w:iCs/>
            <w:sz w:val="21"/>
            <w:szCs w:val="21"/>
            <w:highlight w:val="yellow"/>
          </w:rPr>
          <w:t>以更新模型参数让目标函数</w:t>
        </w:r>
      </w:ins>
      <w:ins w:id="413" w:author="祥言笑 孟" w:date="2025-08-05T23:04:00Z" w16du:dateUtc="2025-08-05T15:04:00Z">
        <w:r w:rsidR="00CA00CA" w:rsidRPr="00AC77CC">
          <w:rPr>
            <w:rFonts w:hint="eastAsia"/>
            <w:iCs/>
            <w:sz w:val="21"/>
            <w:szCs w:val="21"/>
            <w:highlight w:val="yellow"/>
          </w:rPr>
          <w:t>最大化。</w:t>
        </w:r>
      </w:ins>
    </w:p>
    <w:p w14:paraId="2DC52795" w14:textId="08559123" w:rsidR="008109AE" w:rsidRDefault="0021405E">
      <w:pPr>
        <w:rPr>
          <w:rFonts w:hint="eastAsia"/>
          <w:i/>
        </w:rPr>
      </w:pPr>
      <w:r w:rsidRPr="00700C89">
        <w:rPr>
          <w:rFonts w:hint="eastAsia"/>
          <w:i/>
        </w:rPr>
        <w:t>2</w:t>
      </w:r>
      <w:r w:rsidRPr="00700C89">
        <w:rPr>
          <w:i/>
        </w:rPr>
        <w:t>.</w:t>
      </w:r>
      <w:r w:rsidR="000547A6" w:rsidRPr="00700C89">
        <w:rPr>
          <w:rFonts w:hint="eastAsia"/>
          <w:i/>
        </w:rPr>
        <w:t>3</w:t>
      </w:r>
      <w:r w:rsidRPr="00700C89">
        <w:rPr>
          <w:i/>
        </w:rPr>
        <w:t xml:space="preserve"> </w:t>
      </w:r>
      <w:r w:rsidR="00436A1A" w:rsidRPr="00700C89">
        <w:rPr>
          <w:rFonts w:hint="eastAsia"/>
          <w:i/>
        </w:rPr>
        <w:t>DAPO</w:t>
      </w:r>
    </w:p>
    <w:p w14:paraId="038F8C25" w14:textId="0BE8A767" w:rsidR="007202C7" w:rsidRDefault="007202C7">
      <w:pPr>
        <w:rPr>
          <w:rFonts w:hint="eastAsia"/>
          <w:iCs/>
        </w:rPr>
      </w:pPr>
      <w:r>
        <w:rPr>
          <w:i/>
        </w:rPr>
        <w:tab/>
      </w:r>
      <w:r w:rsidRPr="007202C7">
        <w:rPr>
          <w:rFonts w:hint="eastAsia"/>
          <w:iCs/>
        </w:rPr>
        <w:t xml:space="preserve">解耦裁剪和动态采样策略优化(Decoupled Clip and Dynamic </w:t>
      </w:r>
      <w:proofErr w:type="spellStart"/>
      <w:r w:rsidRPr="007202C7">
        <w:rPr>
          <w:rFonts w:hint="eastAsia"/>
          <w:iCs/>
        </w:rPr>
        <w:t>sAmpling</w:t>
      </w:r>
      <w:proofErr w:type="spellEnd"/>
      <w:r w:rsidRPr="007202C7">
        <w:rPr>
          <w:rFonts w:hint="eastAsia"/>
          <w:iCs/>
        </w:rPr>
        <w:t xml:space="preserve"> Policy Optimization</w:t>
      </w:r>
      <w:r>
        <w:rPr>
          <w:rFonts w:hint="eastAsia"/>
          <w:iCs/>
        </w:rPr>
        <w:t>, DAPO)是在GRPO的基础上进行</w:t>
      </w:r>
      <w:r>
        <w:rPr>
          <w:iCs/>
        </w:rPr>
        <w:t>改进得到的，</w:t>
      </w:r>
      <w:r>
        <w:rPr>
          <w:rFonts w:hint="eastAsia"/>
          <w:iCs/>
        </w:rPr>
        <w:t>DAPO的目标函数在</w:t>
      </w:r>
      <w:r>
        <w:rPr>
          <w:rFonts w:hint="eastAsia"/>
          <w:iCs/>
        </w:rPr>
        <w:lastRenderedPageBreak/>
        <w:t>公式3的基础上去除了KL正则项，这是因为</w:t>
      </w:r>
      <w:r w:rsidRPr="007202C7">
        <w:rPr>
          <w:rFonts w:hint="eastAsia"/>
          <w:iCs/>
        </w:rPr>
        <w:t>在长链式推理模型的训练中，模型分布可能会显著偏离初始模型，因此这种限制并不必要。DAPO算法</w:t>
      </w:r>
      <w:proofErr w:type="gramStart"/>
      <w:r>
        <w:rPr>
          <w:rFonts w:hint="eastAsia"/>
          <w:iCs/>
        </w:rPr>
        <w:t>移除了</w:t>
      </w:r>
      <w:proofErr w:type="gramEnd"/>
      <w:r>
        <w:rPr>
          <w:rFonts w:hint="eastAsia"/>
          <w:iCs/>
        </w:rPr>
        <w:t>KL正则</w:t>
      </w:r>
      <w:r w:rsidRPr="007202C7">
        <w:rPr>
          <w:rFonts w:hint="eastAsia"/>
          <w:iCs/>
        </w:rPr>
        <w:t>项，从而允许模型在训练过程中自由探索。</w:t>
      </w:r>
    </w:p>
    <w:p w14:paraId="56B1A424" w14:textId="27856252" w:rsidR="007202C7" w:rsidRPr="007202C7" w:rsidRDefault="007202C7">
      <w:pPr>
        <w:rPr>
          <w:rFonts w:hint="eastAsia"/>
          <w:iCs/>
        </w:rPr>
      </w:pPr>
      <w:r>
        <w:rPr>
          <w:iCs/>
        </w:rPr>
        <w:tab/>
      </w:r>
      <w:r>
        <w:rPr>
          <w:rFonts w:hint="eastAsia"/>
          <w:iCs/>
        </w:rPr>
        <w:t>DAPO的主要贡献在于剪枝上限的提高以及动态采样的应用，</w:t>
      </w:r>
      <w:r w:rsidRPr="007202C7">
        <w:rPr>
          <w:iCs/>
        </w:rPr>
        <w:t>PPO和GRPO算法存在</w:t>
      </w:r>
      <w:proofErr w:type="gramStart"/>
      <w:r w:rsidRPr="007202C7">
        <w:rPr>
          <w:iCs/>
        </w:rPr>
        <w:t>熵</w:t>
      </w:r>
      <w:proofErr w:type="gramEnd"/>
      <w:r w:rsidRPr="007202C7">
        <w:rPr>
          <w:iCs/>
        </w:rPr>
        <w:t>崩溃现象，即策略的</w:t>
      </w:r>
      <w:proofErr w:type="gramStart"/>
      <w:r w:rsidRPr="007202C7">
        <w:rPr>
          <w:iCs/>
        </w:rPr>
        <w:t>熵随着</w:t>
      </w:r>
      <w:proofErr w:type="gramEnd"/>
      <w:r w:rsidRPr="007202C7">
        <w:rPr>
          <w:iCs/>
        </w:rPr>
        <w:t>训练迅速下降，导致生成的响应趋于一致。为了解决这一问题，DAPO提出了Clip-Higher策略，通过解耦上下裁剪范围，增加低概率token的探索空间。具体来说，DAPO将下裁剪范围</w:t>
      </w:r>
      <m:oMath>
        <m:sSub>
          <m:sSubPr>
            <m:ctrlPr>
              <w:rPr>
                <w:rFonts w:ascii="Cambria Math" w:hAnsi="Cambria Math"/>
                <w:i/>
                <w:iCs/>
              </w:rPr>
            </m:ctrlPr>
          </m:sSubPr>
          <m:e>
            <m:r>
              <w:rPr>
                <w:rFonts w:ascii="Cambria Math" w:hAnsi="Cambria Math"/>
              </w:rPr>
              <m:t>ε</m:t>
            </m:r>
          </m:e>
          <m:sub>
            <m:r>
              <w:rPr>
                <w:rFonts w:ascii="Cambria Math" w:hAnsi="Cambria Math" w:hint="eastAsia"/>
              </w:rPr>
              <m:t>low</m:t>
            </m:r>
          </m:sub>
        </m:sSub>
      </m:oMath>
      <w:r w:rsidRPr="007202C7">
        <w:rPr>
          <w:rFonts w:ascii="Times New Roman" w:hAnsi="Times New Roman" w:cs="Times New Roman"/>
          <w:iCs/>
        </w:rPr>
        <w:t>​</w:t>
      </w:r>
      <w:r w:rsidRPr="007202C7">
        <w:rPr>
          <w:iCs/>
        </w:rPr>
        <w:t>设置为0.2，上裁剪范围</w:t>
      </w:r>
      <m:oMath>
        <m:sSub>
          <m:sSubPr>
            <m:ctrlPr>
              <w:rPr>
                <w:rFonts w:ascii="Cambria Math" w:hAnsi="Cambria Math"/>
                <w:i/>
                <w:iCs/>
              </w:rPr>
            </m:ctrlPr>
          </m:sSubPr>
          <m:e>
            <m:r>
              <w:rPr>
                <w:rFonts w:ascii="Cambria Math" w:hAnsi="Cambria Math"/>
              </w:rPr>
              <m:t>ε</m:t>
            </m:r>
          </m:e>
          <m:sub>
            <m:r>
              <w:rPr>
                <w:rFonts w:ascii="Cambria Math" w:hAnsi="Cambria Math" w:cs="Cambria Math"/>
              </w:rPr>
              <m:t>h</m:t>
            </m:r>
            <m:r>
              <w:rPr>
                <w:rFonts w:ascii="Cambria Math" w:hAnsi="Cambria Math" w:hint="eastAsia"/>
              </w:rPr>
              <m:t>ig</m:t>
            </m:r>
            <m:r>
              <w:rPr>
                <w:rFonts w:ascii="Cambria Math" w:hAnsi="Cambria Math" w:cs="Cambria Math"/>
              </w:rPr>
              <m:t>h</m:t>
            </m:r>
          </m:sub>
        </m:sSub>
      </m:oMath>
      <w:r w:rsidRPr="007202C7">
        <w:rPr>
          <w:rFonts w:ascii="Times New Roman" w:hAnsi="Times New Roman" w:cs="Times New Roman"/>
          <w:iCs/>
        </w:rPr>
        <w:t>​</w:t>
      </w:r>
      <w:r w:rsidRPr="007202C7">
        <w:rPr>
          <w:iCs/>
        </w:rPr>
        <w:t>设置为0.28，从而在保持稳定性的同时提升策略的多样性。</w:t>
      </w:r>
      <w:r w:rsidR="00064AC8">
        <w:rPr>
          <w:rFonts w:hint="eastAsia"/>
          <w:iCs/>
        </w:rPr>
        <w:t>并且</w:t>
      </w:r>
      <w:r w:rsidR="00064AC8" w:rsidRPr="00064AC8">
        <w:rPr>
          <w:rFonts w:hint="eastAsia"/>
          <w:iCs/>
        </w:rPr>
        <w:t>现有的RL算法在面对准确率为1的提示时，往往会出现梯度消失问题。DAPO通过动态采样策略，过滤掉准确率为1和0的提示，确保每个批次中的提示都具有有效的梯度信号。实验表明，动态采样不仅提升了训练效率，还加速了模型的收敛。</w:t>
      </w:r>
    </w:p>
    <w:p w14:paraId="47017288" w14:textId="1D9396B6" w:rsidR="00D615D4" w:rsidRDefault="0021405E">
      <w:pPr>
        <w:rPr>
          <w:rFonts w:hint="eastAsia"/>
          <w:i/>
        </w:rPr>
      </w:pPr>
      <w:r>
        <w:rPr>
          <w:rFonts w:hint="eastAsia"/>
          <w:i/>
        </w:rPr>
        <w:t>2</w:t>
      </w:r>
      <w:r>
        <w:rPr>
          <w:i/>
        </w:rPr>
        <w:t xml:space="preserve">.3 </w:t>
      </w:r>
      <w:r>
        <w:rPr>
          <w:rFonts w:hint="eastAsia"/>
          <w:i/>
        </w:rPr>
        <w:t>现有技术存在的问题</w:t>
      </w:r>
      <w:r w:rsidR="00874BE1">
        <w:rPr>
          <w:rFonts w:hint="eastAsia"/>
          <w:i/>
        </w:rPr>
        <w:t>（本发明与现有技术的区别）</w:t>
      </w:r>
    </w:p>
    <w:p w14:paraId="79FEE68F" w14:textId="77777777" w:rsidR="00064AC8" w:rsidRPr="00064AC8" w:rsidRDefault="008109AE" w:rsidP="00064AC8">
      <w:pPr>
        <w:rPr>
          <w:rFonts w:hint="eastAsia"/>
          <w:iCs/>
        </w:rPr>
      </w:pPr>
      <w:r>
        <w:rPr>
          <w:i/>
        </w:rPr>
        <w:tab/>
      </w:r>
      <w:r w:rsidR="00064AC8" w:rsidRPr="00064AC8">
        <w:rPr>
          <w:iCs/>
        </w:rPr>
        <w:t>当前主流的强化学习微调方法主要聚焦于提升大规模语言模型在开放任务中的推理上限，以获取更强的通用表现能力。这类方法通常依赖于高容量模型结构及其强大的表示能力，而较少考虑在模型规模受限的条件下，如何系统性地提升小模型的推理质量和任务泛化能力。尤其在资源受限或边缘部署等场景中，缺乏针对小模型推理能力优化的专门设计。</w:t>
      </w:r>
    </w:p>
    <w:p w14:paraId="42DFF70E" w14:textId="071B3131" w:rsidR="00064AC8" w:rsidRPr="00064AC8" w:rsidRDefault="00064AC8" w:rsidP="00064AC8">
      <w:pPr>
        <w:ind w:firstLine="420"/>
        <w:rPr>
          <w:rFonts w:hint="eastAsia"/>
          <w:iCs/>
        </w:rPr>
      </w:pPr>
      <w:r w:rsidRPr="00064AC8">
        <w:rPr>
          <w:iCs/>
        </w:rPr>
        <w:t>以近期提出的 DAPO算法为例，尽管其在一定程度上缓解了原始 GRPO方法中存在的策略</w:t>
      </w:r>
      <w:proofErr w:type="gramStart"/>
      <w:r w:rsidRPr="00064AC8">
        <w:rPr>
          <w:iCs/>
        </w:rPr>
        <w:t>熵</w:t>
      </w:r>
      <w:proofErr w:type="gramEnd"/>
      <w:r w:rsidRPr="00064AC8">
        <w:rPr>
          <w:iCs/>
        </w:rPr>
        <w:t>崩塌问题，通过引入去耦合的优势函数改进策略稳定性，但在训练过程中模型生成的策略熵最终仍收敛于相对较高的水平。这种高熵收敛现象在实践中会带来两个潜在问题：一是模型输出的可重复性较差，生成内容存在较</w:t>
      </w:r>
      <w:r w:rsidRPr="00064AC8">
        <w:rPr>
          <w:iCs/>
        </w:rPr>
        <w:lastRenderedPageBreak/>
        <w:t>大波动，难以保证稳定响应；二是导致 pass@1（即</w:t>
      </w:r>
      <w:proofErr w:type="gramStart"/>
      <w:r w:rsidRPr="00064AC8">
        <w:rPr>
          <w:iCs/>
        </w:rPr>
        <w:t>一</w:t>
      </w:r>
      <w:proofErr w:type="gramEnd"/>
      <w:r w:rsidRPr="00064AC8">
        <w:rPr>
          <w:iCs/>
        </w:rPr>
        <w:t>次生成命中正确答案的概率）指标下降，影响模型在任务评估中的一阶有效性表现。</w:t>
      </w:r>
    </w:p>
    <w:p w14:paraId="052FEB88" w14:textId="393AE3E4" w:rsidR="008109AE" w:rsidRPr="00064AC8" w:rsidRDefault="00064AC8" w:rsidP="00064AC8">
      <w:pPr>
        <w:ind w:firstLine="420"/>
        <w:rPr>
          <w:rFonts w:hint="eastAsia"/>
          <w:iCs/>
        </w:rPr>
      </w:pPr>
      <w:r w:rsidRPr="00064AC8">
        <w:rPr>
          <w:iCs/>
        </w:rPr>
        <w:t>因此，现有方法在提高小模型稳定推理能力和响应一致性方面仍存在明显不足，亟需结合策略约束、奖励设计与上下文建模等多维</w:t>
      </w:r>
      <w:proofErr w:type="gramStart"/>
      <w:r w:rsidRPr="00064AC8">
        <w:rPr>
          <w:iCs/>
        </w:rPr>
        <w:t>度机制</w:t>
      </w:r>
      <w:proofErr w:type="gramEnd"/>
      <w:r w:rsidRPr="00064AC8">
        <w:rPr>
          <w:iCs/>
        </w:rPr>
        <w:t>进行系统性优化。</w:t>
      </w:r>
    </w:p>
    <w:p w14:paraId="4EBD029F" w14:textId="77777777" w:rsidR="0040424B" w:rsidRDefault="0040424B">
      <w:pPr>
        <w:rPr>
          <w:rFonts w:hint="eastAsia"/>
        </w:rPr>
      </w:pPr>
      <w:r>
        <w:rPr>
          <w:rFonts w:hint="eastAsia"/>
        </w:rPr>
        <w:t>三、本发明解决的技术问题</w:t>
      </w:r>
    </w:p>
    <w:p w14:paraId="70BD1219" w14:textId="77777777" w:rsidR="00092B82" w:rsidRPr="00092B82" w:rsidRDefault="00064AC8" w:rsidP="00092B82">
      <w:pPr>
        <w:rPr>
          <w:rFonts w:hint="eastAsia"/>
          <w:iCs/>
          <w:color w:val="000000" w:themeColor="text1"/>
        </w:rPr>
      </w:pPr>
      <w:r>
        <w:rPr>
          <w:i/>
          <w:color w:val="FF0000"/>
        </w:rPr>
        <w:tab/>
      </w:r>
      <w:r w:rsidR="00092B82" w:rsidRPr="00092B82">
        <w:rPr>
          <w:iCs/>
          <w:color w:val="000000" w:themeColor="text1"/>
        </w:rPr>
        <w:t>本发明旨在解决现有技术中缺乏针对蒸馏后小型语言模型推理能力提升的有效训练机制的问题。传统强化学习微调方法多以提升大模型的推理上限为目标，缺乏对小模型在参数受限条件下如何高效获取决策能力和泛化能力的系统设计，导致小模型在实际应用中存在推理不稳定、准确率下降、响应不可重复等技术瓶颈。</w:t>
      </w:r>
    </w:p>
    <w:p w14:paraId="18CD21CF" w14:textId="51C4AD16" w:rsidR="00064AC8" w:rsidRPr="002C2EE2" w:rsidRDefault="00092B82" w:rsidP="002C2EE2">
      <w:pPr>
        <w:ind w:firstLine="420"/>
        <w:rPr>
          <w:rFonts w:hint="eastAsia"/>
          <w:iCs/>
          <w:color w:val="000000" w:themeColor="text1"/>
        </w:rPr>
      </w:pPr>
      <w:r w:rsidRPr="00092B82">
        <w:rPr>
          <w:iCs/>
          <w:color w:val="000000" w:themeColor="text1"/>
        </w:rPr>
        <w:t>本发明提出了一种基于改进型GRPO与多阶段奖励驱动机制的训练方法，能够在保证训练效率的前提下，引导小模型获得更为稳定、精准的输出策略。尤其在策略</w:t>
      </w:r>
      <w:proofErr w:type="gramStart"/>
      <w:r w:rsidRPr="00092B82">
        <w:rPr>
          <w:iCs/>
          <w:color w:val="000000" w:themeColor="text1"/>
        </w:rPr>
        <w:t>熵</w:t>
      </w:r>
      <w:proofErr w:type="gramEnd"/>
      <w:r w:rsidRPr="00092B82">
        <w:rPr>
          <w:iCs/>
          <w:color w:val="000000" w:themeColor="text1"/>
        </w:rPr>
        <w:t>控制、生成一致性与pass@1表现方面，本发明通过引入辅助奖励与上下文扩展机制，有效降低了模型输出的不确定性，提升了最终生成结果的可控性与收敛一致性。</w:t>
      </w:r>
    </w:p>
    <w:p w14:paraId="475DEA14" w14:textId="1B8F32BB" w:rsidR="0040424B" w:rsidRDefault="0040424B">
      <w:pPr>
        <w:rPr>
          <w:rFonts w:hint="eastAsia"/>
        </w:rPr>
      </w:pPr>
      <w:r>
        <w:rPr>
          <w:rFonts w:hint="eastAsia"/>
        </w:rPr>
        <w:t>四、本发明的实施例</w:t>
      </w:r>
      <w:proofErr w:type="gramStart"/>
      <w:r>
        <w:rPr>
          <w:rFonts w:hint="eastAsia"/>
        </w:rPr>
        <w:t>一</w:t>
      </w:r>
      <w:proofErr w:type="gramEnd"/>
      <w:r w:rsidR="000526B5">
        <w:rPr>
          <w:rFonts w:hint="eastAsia"/>
        </w:rPr>
        <w:t>（对应说明书部分）</w:t>
      </w:r>
    </w:p>
    <w:p w14:paraId="78E9DA34" w14:textId="1EE4EC99" w:rsidR="0040424B" w:rsidRDefault="0040424B">
      <w:pPr>
        <w:rPr>
          <w:rFonts w:hint="eastAsia"/>
          <w:i/>
        </w:rPr>
      </w:pPr>
      <w:r w:rsidRPr="000526B5">
        <w:rPr>
          <w:rFonts w:hint="eastAsia"/>
          <w:i/>
        </w:rPr>
        <w:t>4</w:t>
      </w:r>
      <w:r w:rsidRPr="000526B5">
        <w:rPr>
          <w:i/>
        </w:rPr>
        <w:t xml:space="preserve">.1 </w:t>
      </w:r>
      <w:r w:rsidR="000526B5" w:rsidRPr="000526B5">
        <w:rPr>
          <w:rFonts w:hint="eastAsia"/>
          <w:i/>
        </w:rPr>
        <w:t>技术描述</w:t>
      </w:r>
      <w:r w:rsidR="0041681C">
        <w:rPr>
          <w:rFonts w:hint="eastAsia"/>
          <w:i/>
        </w:rPr>
        <w:t>（重点部分）</w:t>
      </w:r>
    </w:p>
    <w:p w14:paraId="086270F7" w14:textId="5F827873" w:rsidR="008E39D3" w:rsidRPr="008E39D3" w:rsidRDefault="008E39D3" w:rsidP="000A4E8E">
      <w:pPr>
        <w:ind w:firstLine="420"/>
        <w:rPr>
          <w:rFonts w:hint="eastAsia"/>
          <w:iCs/>
          <w:color w:val="000000" w:themeColor="text1"/>
        </w:rPr>
      </w:pPr>
      <w:r w:rsidRPr="008E39D3">
        <w:rPr>
          <w:rFonts w:hint="eastAsia"/>
          <w:iCs/>
          <w:color w:val="000000" w:themeColor="text1"/>
        </w:rPr>
        <w:t>本发明提供了一种基于改进型</w:t>
      </w:r>
      <w:r>
        <w:rPr>
          <w:rFonts w:hint="eastAsia"/>
          <w:iCs/>
          <w:color w:val="000000" w:themeColor="text1"/>
        </w:rPr>
        <w:t>GRPO</w:t>
      </w:r>
      <w:r w:rsidRPr="008E39D3">
        <w:rPr>
          <w:rFonts w:hint="eastAsia"/>
          <w:iCs/>
          <w:color w:val="000000" w:themeColor="text1"/>
        </w:rPr>
        <w:t>的小模型</w:t>
      </w:r>
      <w:r>
        <w:rPr>
          <w:rFonts w:hint="eastAsia"/>
          <w:iCs/>
          <w:color w:val="000000" w:themeColor="text1"/>
        </w:rPr>
        <w:t>微</w:t>
      </w:r>
      <w:r w:rsidRPr="008E39D3">
        <w:rPr>
          <w:rFonts w:hint="eastAsia"/>
          <w:iCs/>
          <w:color w:val="000000" w:themeColor="text1"/>
        </w:rPr>
        <w:t>调方法，适用于对经过蒸馏的小型语言模型进行强化学习微调，从而提升其在多任务推理场景中的准确性、一致性与响应能力。该方法</w:t>
      </w:r>
      <w:r>
        <w:rPr>
          <w:rFonts w:hint="eastAsia"/>
          <w:iCs/>
          <w:color w:val="000000" w:themeColor="text1"/>
        </w:rPr>
        <w:t>流程图如下图所示</w:t>
      </w:r>
      <w:r w:rsidRPr="008E39D3">
        <w:rPr>
          <w:rFonts w:hint="eastAsia"/>
          <w:iCs/>
          <w:color w:val="000000" w:themeColor="text1"/>
        </w:rPr>
        <w:t>：</w:t>
      </w:r>
    </w:p>
    <w:p w14:paraId="4394736B" w14:textId="553628B8" w:rsidR="008E39D3" w:rsidRPr="008E39D3" w:rsidRDefault="009B135D" w:rsidP="00FE7E44">
      <w:pPr>
        <w:jc w:val="center"/>
        <w:rPr>
          <w:rFonts w:hint="eastAsia"/>
          <w:iCs/>
          <w:color w:val="000000" w:themeColor="text1"/>
        </w:rPr>
      </w:pPr>
      <w:r w:rsidRPr="009B135D">
        <w:rPr>
          <w:iCs/>
          <w:noProof/>
          <w:color w:val="000000" w:themeColor="text1"/>
        </w:rPr>
        <w:lastRenderedPageBreak/>
        <w:drawing>
          <wp:inline distT="0" distB="0" distL="0" distR="0" wp14:anchorId="19C4FBE1" wp14:editId="40AE1609">
            <wp:extent cx="5270500" cy="5830570"/>
            <wp:effectExtent l="0" t="0" r="6350" b="0"/>
            <wp:docPr id="444050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50068" name=""/>
                    <pic:cNvPicPr/>
                  </pic:nvPicPr>
                  <pic:blipFill>
                    <a:blip r:embed="rId9"/>
                    <a:stretch>
                      <a:fillRect/>
                    </a:stretch>
                  </pic:blipFill>
                  <pic:spPr>
                    <a:xfrm>
                      <a:off x="0" y="0"/>
                      <a:ext cx="5270500" cy="5830570"/>
                    </a:xfrm>
                    <a:prstGeom prst="rect">
                      <a:avLst/>
                    </a:prstGeom>
                  </pic:spPr>
                </pic:pic>
              </a:graphicData>
            </a:graphic>
          </wp:inline>
        </w:drawing>
      </w:r>
    </w:p>
    <w:p w14:paraId="2B7398AF" w14:textId="26BA03AF" w:rsidR="008E39D3" w:rsidRDefault="008E39D3" w:rsidP="008E39D3">
      <w:pPr>
        <w:rPr>
          <w:rFonts w:hint="eastAsia"/>
          <w:iCs/>
          <w:color w:val="000000" w:themeColor="text1"/>
        </w:rPr>
      </w:pPr>
      <w:r>
        <w:rPr>
          <w:rFonts w:hint="eastAsia"/>
          <w:iCs/>
          <w:color w:val="000000" w:themeColor="text1"/>
        </w:rPr>
        <w:t>由图可知该方法的执行步骤如下：</w:t>
      </w:r>
    </w:p>
    <w:p w14:paraId="35EC22AB" w14:textId="492C205F" w:rsidR="008E39D3" w:rsidRPr="008E39D3" w:rsidRDefault="008E39D3" w:rsidP="008E39D3">
      <w:pPr>
        <w:rPr>
          <w:rFonts w:hint="eastAsia"/>
          <w:iCs/>
          <w:color w:val="000000" w:themeColor="text1"/>
        </w:rPr>
      </w:pPr>
      <w:r w:rsidRPr="008E39D3">
        <w:rPr>
          <w:rFonts w:hint="eastAsia"/>
          <w:iCs/>
          <w:color w:val="000000" w:themeColor="text1"/>
        </w:rPr>
        <w:t>步骤 S110：输入</w:t>
      </w:r>
      <w:commentRangeStart w:id="414"/>
      <w:r w:rsidRPr="008E39D3">
        <w:rPr>
          <w:rFonts w:hint="eastAsia"/>
          <w:iCs/>
          <w:color w:val="000000" w:themeColor="text1"/>
        </w:rPr>
        <w:t>蒸馏</w:t>
      </w:r>
      <w:commentRangeEnd w:id="414"/>
      <w:r w:rsidR="005D58F6">
        <w:rPr>
          <w:rStyle w:val="a4"/>
        </w:rPr>
        <w:commentReference w:id="414"/>
      </w:r>
      <w:r w:rsidRPr="008E39D3">
        <w:rPr>
          <w:rFonts w:hint="eastAsia"/>
          <w:iCs/>
          <w:color w:val="000000" w:themeColor="text1"/>
        </w:rPr>
        <w:t>后的小模型。该小模型为通过知识蒸馏方式由大型语言模型压缩得到，具备基础的语言理解与生成能力，但存在推理精度下降及泛化能力不足等问题。</w:t>
      </w:r>
    </w:p>
    <w:p w14:paraId="338C051D" w14:textId="3CE2C783" w:rsidR="008E39D3" w:rsidRPr="008E39D3" w:rsidRDefault="008E39D3" w:rsidP="008E39D3">
      <w:pPr>
        <w:rPr>
          <w:rFonts w:hint="eastAsia"/>
          <w:iCs/>
          <w:color w:val="000000" w:themeColor="text1"/>
        </w:rPr>
      </w:pPr>
      <w:r w:rsidRPr="008E39D3">
        <w:rPr>
          <w:rFonts w:hint="eastAsia"/>
          <w:iCs/>
          <w:color w:val="000000" w:themeColor="text1"/>
        </w:rPr>
        <w:t>步骤 S120：对蒸馏后的小模型</w:t>
      </w:r>
      <w:commentRangeStart w:id="415"/>
      <w:r w:rsidRPr="008E39D3">
        <w:rPr>
          <w:rFonts w:hint="eastAsia"/>
          <w:iCs/>
          <w:color w:val="000000" w:themeColor="text1"/>
        </w:rPr>
        <w:t>进行初始化训练</w:t>
      </w:r>
      <w:commentRangeEnd w:id="415"/>
      <w:r w:rsidR="005D58F6">
        <w:rPr>
          <w:rStyle w:val="a4"/>
        </w:rPr>
        <w:commentReference w:id="415"/>
      </w:r>
      <w:r w:rsidRPr="008E39D3">
        <w:rPr>
          <w:rFonts w:hint="eastAsia"/>
          <w:iCs/>
          <w:color w:val="000000" w:themeColor="text1"/>
        </w:rPr>
        <w:t>，以获得</w:t>
      </w:r>
      <w:commentRangeStart w:id="416"/>
      <w:r w:rsidRPr="008E39D3">
        <w:rPr>
          <w:rFonts w:hint="eastAsia"/>
          <w:iCs/>
          <w:color w:val="000000" w:themeColor="text1"/>
        </w:rPr>
        <w:t>初始策略分布</w:t>
      </w:r>
      <w:commentRangeEnd w:id="416"/>
      <w:r w:rsidR="000C1F24">
        <w:rPr>
          <w:rStyle w:val="a4"/>
        </w:rPr>
        <w:commentReference w:id="416"/>
      </w:r>
      <w:r w:rsidRPr="008E39D3">
        <w:rPr>
          <w:rFonts w:hint="eastAsia"/>
          <w:iCs/>
          <w:color w:val="000000" w:themeColor="text1"/>
        </w:rPr>
        <w:t>和参数配置，为后续策略优化提供基础模型。</w:t>
      </w:r>
    </w:p>
    <w:p w14:paraId="11EB859A" w14:textId="4745028C" w:rsidR="008E39D3" w:rsidRPr="008E39D3" w:rsidRDefault="008E39D3" w:rsidP="008E39D3">
      <w:pPr>
        <w:rPr>
          <w:rFonts w:hint="eastAsia"/>
          <w:iCs/>
          <w:color w:val="000000" w:themeColor="text1"/>
        </w:rPr>
      </w:pPr>
      <w:r w:rsidRPr="008E39D3">
        <w:rPr>
          <w:rFonts w:hint="eastAsia"/>
          <w:iCs/>
          <w:color w:val="000000" w:themeColor="text1"/>
        </w:rPr>
        <w:t>步骤 S130：</w:t>
      </w:r>
      <w:r w:rsidRPr="00AE6FFC">
        <w:rPr>
          <w:rFonts w:hint="eastAsia"/>
          <w:iCs/>
          <w:color w:val="000000" w:themeColor="text1"/>
          <w:highlight w:val="yellow"/>
        </w:rPr>
        <w:t>执行GRPO采样与更新操作，并设置剪枝上限为0.28，</w:t>
      </w:r>
      <w:r w:rsidRPr="008E39D3">
        <w:rPr>
          <w:rFonts w:hint="eastAsia"/>
          <w:iCs/>
          <w:color w:val="000000" w:themeColor="text1"/>
        </w:rPr>
        <w:t>以提升策略</w:t>
      </w:r>
      <w:r w:rsidRPr="008E39D3">
        <w:rPr>
          <w:rFonts w:hint="eastAsia"/>
          <w:iCs/>
          <w:color w:val="000000" w:themeColor="text1"/>
        </w:rPr>
        <w:lastRenderedPageBreak/>
        <w:t>学习的多样性与效率</w:t>
      </w:r>
      <w:r>
        <w:rPr>
          <w:rFonts w:hint="eastAsia"/>
          <w:iCs/>
          <w:color w:val="000000" w:themeColor="text1"/>
        </w:rPr>
        <w:t>，</w:t>
      </w:r>
      <w:commentRangeStart w:id="417"/>
      <w:r>
        <w:rPr>
          <w:rFonts w:hint="eastAsia"/>
          <w:iCs/>
          <w:color w:val="000000" w:themeColor="text1"/>
        </w:rPr>
        <w:t>使用公式</w:t>
      </w:r>
      <w:r w:rsidR="000F5987">
        <w:rPr>
          <w:rFonts w:eastAsia="宋体" w:hint="eastAsia"/>
          <w:iCs/>
          <w:color w:val="000000" w:themeColor="text1"/>
        </w:rPr>
        <w:t>4</w:t>
      </w:r>
      <w:r>
        <w:rPr>
          <w:rFonts w:hint="eastAsia"/>
          <w:iCs/>
          <w:color w:val="000000" w:themeColor="text1"/>
        </w:rPr>
        <w:t>为目标函数并去掉正则项</w:t>
      </w:r>
      <w:commentRangeEnd w:id="417"/>
      <w:r w:rsidR="00792A8C">
        <w:rPr>
          <w:rStyle w:val="a4"/>
        </w:rPr>
        <w:commentReference w:id="417"/>
      </w:r>
      <w:r>
        <w:rPr>
          <w:rFonts w:hint="eastAsia"/>
          <w:iCs/>
          <w:color w:val="000000" w:themeColor="text1"/>
        </w:rPr>
        <w:t>。</w:t>
      </w:r>
      <w:ins w:id="418" w:author="祥言笑 孟" w:date="2025-08-05T22:53:00Z" w16du:dateUtc="2025-08-05T14:53:00Z">
        <w:r w:rsidR="00B04EEA">
          <w:rPr>
            <w:rFonts w:hint="eastAsia"/>
            <w:iCs/>
            <w:color w:val="000000" w:themeColor="text1"/>
          </w:rPr>
          <w:t>修正：DAPO方法中已经提到</w:t>
        </w:r>
      </w:ins>
      <w:ins w:id="419" w:author="祥言笑 孟" w:date="2025-08-05T22:54:00Z" w16du:dateUtc="2025-08-05T14:54:00Z">
        <w:r w:rsidR="00B04EEA">
          <w:rPr>
            <w:rFonts w:hint="eastAsia"/>
            <w:iCs/>
            <w:color w:val="000000" w:themeColor="text1"/>
          </w:rPr>
          <w:t>去掉正则项以及调整剪枝上限，此处并非创新</w:t>
        </w:r>
      </w:ins>
      <w:ins w:id="420" w:author="祥言笑 孟" w:date="2025-08-05T22:55:00Z" w16du:dateUtc="2025-08-05T14:55:00Z">
        <w:r w:rsidR="00B04EEA">
          <w:rPr>
            <w:rFonts w:hint="eastAsia"/>
            <w:iCs/>
            <w:color w:val="000000" w:themeColor="text1"/>
          </w:rPr>
          <w:t>内容</w:t>
        </w:r>
      </w:ins>
      <w:r w:rsidRPr="008E39D3">
        <w:rPr>
          <w:rFonts w:hint="eastAsia"/>
          <w:iCs/>
          <w:color w:val="000000" w:themeColor="text1"/>
        </w:rPr>
        <w:t>该策略优化基于强化学习框架，通过组级采样方式对模型策略进行动态更新。</w:t>
      </w:r>
    </w:p>
    <w:p w14:paraId="7507B5CD" w14:textId="458C7D78" w:rsidR="008E39D3" w:rsidRPr="008E39D3" w:rsidRDefault="008E39D3" w:rsidP="008E39D3">
      <w:pPr>
        <w:rPr>
          <w:rFonts w:hint="eastAsia"/>
          <w:iCs/>
          <w:color w:val="000000" w:themeColor="text1"/>
        </w:rPr>
      </w:pPr>
      <w:r w:rsidRPr="008E39D3">
        <w:rPr>
          <w:rFonts w:hint="eastAsia"/>
          <w:iCs/>
          <w:color w:val="000000" w:themeColor="text1"/>
        </w:rPr>
        <w:t>步骤 S140：</w:t>
      </w:r>
      <w:ins w:id="421" w:author="ihip" w:date="2025-08-05T15:36:00Z">
        <w:r w:rsidR="00893010">
          <w:rPr>
            <w:rFonts w:ascii="宋体" w:eastAsia="宋体" w:hAnsi="宋体" w:hint="eastAsia"/>
            <w:iCs/>
            <w:color w:val="000000" w:themeColor="text1"/>
          </w:rPr>
          <w:t>前五次</w:t>
        </w:r>
        <w:r w:rsidR="00893010">
          <w:rPr>
            <w:rFonts w:hint="eastAsia"/>
            <w:iCs/>
            <w:color w:val="000000" w:themeColor="text1"/>
          </w:rPr>
          <w:t>直接跳到</w:t>
        </w:r>
        <w:r w:rsidR="00893010">
          <w:rPr>
            <w:rFonts w:eastAsia="宋体" w:hint="eastAsia"/>
            <w:iCs/>
            <w:color w:val="000000" w:themeColor="text1"/>
          </w:rPr>
          <w:t>S150</w:t>
        </w:r>
      </w:ins>
      <w:ins w:id="422" w:author="ihip" w:date="2025-08-05T15:35:00Z">
        <w:r w:rsidR="00893010">
          <w:rPr>
            <w:rFonts w:eastAsia="宋体" w:hint="eastAsia"/>
            <w:iCs/>
            <w:color w:val="000000" w:themeColor="text1"/>
          </w:rPr>
          <w:t>，</w:t>
        </w:r>
      </w:ins>
      <w:ins w:id="423" w:author="ihip" w:date="2025-08-05T15:36:00Z">
        <w:r w:rsidR="00893010">
          <w:rPr>
            <w:rFonts w:eastAsia="宋体" w:hint="eastAsia"/>
            <w:iCs/>
            <w:color w:val="000000" w:themeColor="text1"/>
          </w:rPr>
          <w:t>第六次之后，</w:t>
        </w:r>
      </w:ins>
      <w:r w:rsidRPr="008E39D3">
        <w:rPr>
          <w:rFonts w:hint="eastAsia"/>
          <w:iCs/>
          <w:color w:val="000000" w:themeColor="text1"/>
        </w:rPr>
        <w:t>判断当前模型是否已达到初步收敛状态。</w:t>
      </w:r>
      <w:commentRangeStart w:id="424"/>
      <w:r w:rsidRPr="008E39D3">
        <w:rPr>
          <w:rFonts w:hint="eastAsia"/>
          <w:iCs/>
          <w:color w:val="000000" w:themeColor="text1"/>
        </w:rPr>
        <w:t>所述初步收敛可依据损失函数变化</w:t>
      </w:r>
      <w:del w:id="425" w:author="ihip" w:date="2025-08-05T15:21:00Z">
        <w:r w:rsidRPr="008E39D3" w:rsidDel="00893010">
          <w:rPr>
            <w:rFonts w:hint="eastAsia"/>
            <w:iCs/>
            <w:color w:val="000000" w:themeColor="text1"/>
          </w:rPr>
          <w:delText>、准确率趋势</w:delText>
        </w:r>
      </w:del>
      <w:r w:rsidRPr="008E39D3">
        <w:rPr>
          <w:rFonts w:hint="eastAsia"/>
          <w:iCs/>
          <w:color w:val="000000" w:themeColor="text1"/>
        </w:rPr>
        <w:t>或策略</w:t>
      </w:r>
      <w:proofErr w:type="gramStart"/>
      <w:r w:rsidRPr="008E39D3">
        <w:rPr>
          <w:rFonts w:hint="eastAsia"/>
          <w:iCs/>
          <w:color w:val="000000" w:themeColor="text1"/>
        </w:rPr>
        <w:t>熵</w:t>
      </w:r>
      <w:proofErr w:type="gramEnd"/>
      <w:ins w:id="426" w:author="祥言笑 孟" w:date="2025-08-05T22:10:00Z" w16du:dateUtc="2025-08-05T14:10:00Z">
        <w:r w:rsidR="0096307A">
          <w:rPr>
            <w:rFonts w:hint="eastAsia"/>
            <w:iCs/>
            <w:color w:val="000000" w:themeColor="text1"/>
          </w:rPr>
          <w:t>也叫</w:t>
        </w:r>
      </w:ins>
      <w:ins w:id="427" w:author="祥言笑 孟" w:date="2025-08-05T22:11:00Z" w16du:dateUtc="2025-08-05T14:11:00Z">
        <w:r w:rsidR="0096307A">
          <w:rPr>
            <w:rFonts w:hint="eastAsia"/>
            <w:iCs/>
            <w:color w:val="000000" w:themeColor="text1"/>
          </w:rPr>
          <w:t>生成熵</w:t>
        </w:r>
      </w:ins>
      <w:ins w:id="428" w:author="祥言笑 孟" w:date="2025-08-05T22:29:00Z" w16du:dateUtc="2025-08-05T14:29:00Z">
        <w:r w:rsidR="00751C14">
          <w:rPr>
            <w:rFonts w:hint="eastAsia"/>
            <w:iCs/>
            <w:color w:val="000000" w:themeColor="text1"/>
          </w:rPr>
          <w:t>（计算公式</w:t>
        </w:r>
      </w:ins>
      <w:ins w:id="429" w:author="祥言笑 孟" w:date="2025-08-05T22:30:00Z" w16du:dateUtc="2025-08-05T14:30:00Z">
        <w:r w:rsidR="00751C14">
          <w:rPr>
            <w:rFonts w:hint="eastAsia"/>
            <w:iCs/>
            <w:color w:val="000000" w:themeColor="text1"/>
          </w:rPr>
          <w:t>补充在下文</w:t>
        </w:r>
      </w:ins>
      <w:ins w:id="430" w:author="祥言笑 孟" w:date="2025-08-05T22:29:00Z" w16du:dateUtc="2025-08-05T14:29:00Z">
        <w:r w:rsidR="00751C14">
          <w:rPr>
            <w:rFonts w:hint="eastAsia"/>
            <w:iCs/>
            <w:color w:val="000000" w:themeColor="text1"/>
          </w:rPr>
          <w:t>）</w:t>
        </w:r>
      </w:ins>
      <w:r w:rsidRPr="008E39D3">
        <w:rPr>
          <w:rFonts w:hint="eastAsia"/>
          <w:iCs/>
          <w:color w:val="000000" w:themeColor="text1"/>
        </w:rPr>
        <w:t>稳定性等指标进行判定</w:t>
      </w:r>
      <w:commentRangeEnd w:id="424"/>
      <w:r w:rsidR="00D3471E">
        <w:rPr>
          <w:rStyle w:val="a4"/>
        </w:rPr>
        <w:commentReference w:id="424"/>
      </w:r>
      <w:r w:rsidRPr="008E39D3">
        <w:rPr>
          <w:rFonts w:hint="eastAsia"/>
          <w:iCs/>
          <w:color w:val="000000" w:themeColor="text1"/>
        </w:rPr>
        <w:t>：</w:t>
      </w:r>
    </w:p>
    <w:p w14:paraId="12A29AA7" w14:textId="6F678A4F" w:rsidR="008E39D3" w:rsidRPr="008E39D3" w:rsidRDefault="008E39D3" w:rsidP="008E39D3">
      <w:pPr>
        <w:rPr>
          <w:rFonts w:hint="eastAsia"/>
          <w:iCs/>
          <w:color w:val="000000" w:themeColor="text1"/>
        </w:rPr>
      </w:pPr>
      <w:r w:rsidRPr="008E39D3">
        <w:rPr>
          <w:rFonts w:hint="eastAsia"/>
          <w:iCs/>
          <w:color w:val="000000" w:themeColor="text1"/>
        </w:rPr>
        <w:t>若未达到收敛条件，执行步骤 S150；</w:t>
      </w:r>
    </w:p>
    <w:p w14:paraId="284390A3" w14:textId="7231FE85" w:rsidR="008E39D3" w:rsidRPr="008E39D3" w:rsidRDefault="008E39D3" w:rsidP="008E39D3">
      <w:pPr>
        <w:rPr>
          <w:rFonts w:hint="eastAsia"/>
          <w:iCs/>
          <w:color w:val="000000" w:themeColor="text1"/>
        </w:rPr>
      </w:pPr>
      <w:r w:rsidRPr="008E39D3">
        <w:rPr>
          <w:rFonts w:hint="eastAsia"/>
          <w:iCs/>
          <w:color w:val="000000" w:themeColor="text1"/>
        </w:rPr>
        <w:t>若已达到收敛条件，直接进入步骤 S160。</w:t>
      </w:r>
    </w:p>
    <w:p w14:paraId="6AD9A6CA" w14:textId="02FE1E0B" w:rsidR="008E39D3" w:rsidRPr="008E39D3" w:rsidRDefault="008E39D3" w:rsidP="008E39D3">
      <w:pPr>
        <w:rPr>
          <w:rFonts w:hint="eastAsia"/>
          <w:iCs/>
          <w:color w:val="000000" w:themeColor="text1"/>
        </w:rPr>
      </w:pPr>
      <w:commentRangeStart w:id="431"/>
      <w:r w:rsidRPr="008E39D3">
        <w:rPr>
          <w:rFonts w:hint="eastAsia"/>
          <w:iCs/>
          <w:color w:val="000000" w:themeColor="text1"/>
        </w:rPr>
        <w:t>步骤 S150：在初步未收敛阶段，对当前策略输出结果进行基础奖励评估，所述基础奖励包括但不限于：</w:t>
      </w:r>
    </w:p>
    <w:p w14:paraId="529C497B" w14:textId="0FBA6D3F" w:rsidR="008E39D3" w:rsidRDefault="008E39D3" w:rsidP="008E39D3">
      <w:pPr>
        <w:rPr>
          <w:ins w:id="432" w:author="祥言笑 孟" w:date="2025-08-05T22:00:00Z" w16du:dateUtc="2025-08-05T14:00:00Z"/>
          <w:iCs/>
          <w:color w:val="000000" w:themeColor="text1"/>
        </w:rPr>
      </w:pPr>
      <w:r w:rsidRPr="008E39D3">
        <w:rPr>
          <w:rFonts w:hint="eastAsia"/>
          <w:iCs/>
          <w:color w:val="000000" w:themeColor="text1"/>
        </w:rPr>
        <w:t>格式奖励：用于度量模型输出是否满足预定</w:t>
      </w:r>
      <w:proofErr w:type="gramStart"/>
      <w:r w:rsidRPr="008E39D3">
        <w:rPr>
          <w:rFonts w:hint="eastAsia"/>
          <w:iCs/>
          <w:color w:val="000000" w:themeColor="text1"/>
        </w:rPr>
        <w:t>义结构</w:t>
      </w:r>
      <w:proofErr w:type="gramEnd"/>
      <w:r w:rsidRPr="008E39D3">
        <w:rPr>
          <w:rFonts w:hint="eastAsia"/>
          <w:iCs/>
          <w:color w:val="000000" w:themeColor="text1"/>
        </w:rPr>
        <w:t>规范；</w:t>
      </w:r>
    </w:p>
    <w:p w14:paraId="32CD1370" w14:textId="2149E75F" w:rsidR="00F752C2" w:rsidRPr="008E39D3" w:rsidRDefault="00F752C2" w:rsidP="008E39D3">
      <w:pPr>
        <w:rPr>
          <w:rFonts w:hint="eastAsia"/>
          <w:iCs/>
          <w:color w:val="000000" w:themeColor="text1"/>
        </w:rPr>
      </w:pPr>
      <w:ins w:id="433" w:author="祥言笑 孟" w:date="2025-08-05T22:00:00Z" w16du:dateUtc="2025-08-05T14:00:00Z">
        <w:r>
          <w:rPr>
            <w:rFonts w:hint="eastAsia"/>
            <w:iCs/>
            <w:color w:val="000000" w:themeColor="text1"/>
          </w:rPr>
          <w:t>预定义的格式规范:模型的思考性输出要</w:t>
        </w:r>
      </w:ins>
      <w:ins w:id="434" w:author="祥言笑 孟" w:date="2025-08-05T22:01:00Z" w16du:dateUtc="2025-08-05T14:01:00Z">
        <w:r>
          <w:rPr>
            <w:rFonts w:hint="eastAsia"/>
            <w:iCs/>
            <w:color w:val="000000" w:themeColor="text1"/>
          </w:rPr>
          <w:t>括在</w:t>
        </w:r>
      </w:ins>
      <w:ins w:id="435" w:author="祥言笑 孟" w:date="2025-08-05T22:00:00Z" w16du:dateUtc="2025-08-05T14:00:00Z">
        <w:r>
          <w:rPr>
            <w:rFonts w:hint="eastAsia"/>
            <w:iCs/>
            <w:color w:val="000000" w:themeColor="text1"/>
          </w:rPr>
          <w:t>&lt;think&gt;&lt;/think&gt;</w:t>
        </w:r>
      </w:ins>
      <w:ins w:id="436" w:author="祥言笑 孟" w:date="2025-08-05T22:01:00Z" w16du:dateUtc="2025-08-05T14:01:00Z">
        <w:r>
          <w:rPr>
            <w:rFonts w:hint="eastAsia"/>
            <w:iCs/>
            <w:color w:val="000000" w:themeColor="text1"/>
          </w:rPr>
          <w:t>标签中，模型的回答性输出要括在&lt;answer&gt;&lt;/answer&gt;标签中，</w:t>
        </w:r>
      </w:ins>
      <w:ins w:id="437" w:author="祥言笑 孟" w:date="2025-08-05T22:02:00Z" w16du:dateUtc="2025-08-05T14:02:00Z">
        <w:r>
          <w:rPr>
            <w:rFonts w:hint="eastAsia"/>
            <w:iCs/>
            <w:color w:val="000000" w:themeColor="text1"/>
          </w:rPr>
          <w:t>符合这一格式奖励值为1，否则奖励值为</w:t>
        </w:r>
      </w:ins>
      <w:ins w:id="438" w:author="祥言笑 孟" w:date="2025-08-05T22:13:00Z" w16du:dateUtc="2025-08-05T14:13:00Z">
        <w:r w:rsidR="0096307A">
          <w:rPr>
            <w:rFonts w:hint="eastAsia"/>
            <w:iCs/>
            <w:color w:val="000000" w:themeColor="text1"/>
          </w:rPr>
          <w:t>-1</w:t>
        </w:r>
      </w:ins>
      <w:ins w:id="439" w:author="祥言笑 孟" w:date="2025-08-05T22:03:00Z" w16du:dateUtc="2025-08-05T14:03:00Z">
        <w:r>
          <w:rPr>
            <w:rFonts w:hint="eastAsia"/>
            <w:iCs/>
            <w:color w:val="000000" w:themeColor="text1"/>
          </w:rPr>
          <w:t>。</w:t>
        </w:r>
      </w:ins>
    </w:p>
    <w:p w14:paraId="537FD48B" w14:textId="5603F453" w:rsidR="008E39D3" w:rsidRDefault="008E39D3" w:rsidP="008E39D3">
      <w:pPr>
        <w:rPr>
          <w:ins w:id="440" w:author="ihip" w:date="2025-08-05T15:40:00Z"/>
          <w:rFonts w:eastAsia="宋体" w:hint="eastAsia"/>
          <w:iCs/>
          <w:color w:val="000000" w:themeColor="text1"/>
        </w:rPr>
      </w:pPr>
      <w:r w:rsidRPr="008E39D3">
        <w:rPr>
          <w:rFonts w:hint="eastAsia"/>
          <w:iCs/>
          <w:color w:val="000000" w:themeColor="text1"/>
        </w:rPr>
        <w:t>准确度奖励：用于评估模型输出与参考答案</w:t>
      </w:r>
      <w:ins w:id="441" w:author="祥言笑 孟" w:date="2025-08-05T22:04:00Z" w16du:dateUtc="2025-08-05T14:04:00Z">
        <w:r w:rsidR="00F752C2">
          <w:rPr>
            <w:rFonts w:hint="eastAsia"/>
            <w:iCs/>
            <w:color w:val="000000" w:themeColor="text1"/>
          </w:rPr>
          <w:t>是否相同</w:t>
        </w:r>
      </w:ins>
      <w:del w:id="442" w:author="祥言笑 孟" w:date="2025-08-05T22:04:00Z" w16du:dateUtc="2025-08-05T14:04:00Z">
        <w:r w:rsidRPr="008E39D3" w:rsidDel="00F752C2">
          <w:rPr>
            <w:rFonts w:hint="eastAsia"/>
            <w:iCs/>
            <w:color w:val="000000" w:themeColor="text1"/>
          </w:rPr>
          <w:delText>在语义或表述上的接近程度</w:delText>
        </w:r>
      </w:del>
      <w:r w:rsidRPr="008E39D3">
        <w:rPr>
          <w:rFonts w:hint="eastAsia"/>
          <w:iCs/>
          <w:color w:val="000000" w:themeColor="text1"/>
        </w:rPr>
        <w:t>。</w:t>
      </w:r>
      <w:commentRangeEnd w:id="431"/>
      <w:ins w:id="443" w:author="祥言笑 孟" w:date="2025-08-05T22:04:00Z" w16du:dateUtc="2025-08-05T14:04:00Z">
        <w:r w:rsidR="00F752C2">
          <w:rPr>
            <w:rFonts w:hint="eastAsia"/>
            <w:iCs/>
            <w:color w:val="000000" w:themeColor="text1"/>
          </w:rPr>
          <w:t>由于准确度奖励使用数学问题和代码问题进行评估模型的思考</w:t>
        </w:r>
      </w:ins>
      <w:ins w:id="444" w:author="祥言笑 孟" w:date="2025-08-05T22:05:00Z" w16du:dateUtc="2025-08-05T14:05:00Z">
        <w:r w:rsidR="00F752C2">
          <w:rPr>
            <w:rFonts w:hint="eastAsia"/>
            <w:iCs/>
            <w:color w:val="000000" w:themeColor="text1"/>
          </w:rPr>
          <w:t>能力，因此对表述做出修改，数学问题结果正确以及代码问题</w:t>
        </w:r>
      </w:ins>
      <w:ins w:id="445" w:author="祥言笑 孟" w:date="2025-08-05T22:06:00Z" w16du:dateUtc="2025-08-05T14:06:00Z">
        <w:r w:rsidR="00F752C2">
          <w:rPr>
            <w:rFonts w:hint="eastAsia"/>
            <w:iCs/>
            <w:color w:val="000000" w:themeColor="text1"/>
          </w:rPr>
          <w:t>运行结果正确奖励值为1，反之奖励</w:t>
        </w:r>
      </w:ins>
      <w:ins w:id="446" w:author="祥言笑 孟" w:date="2025-08-05T22:07:00Z" w16du:dateUtc="2025-08-05T14:07:00Z">
        <w:r w:rsidR="00F752C2">
          <w:rPr>
            <w:rFonts w:hint="eastAsia"/>
            <w:iCs/>
            <w:color w:val="000000" w:themeColor="text1"/>
          </w:rPr>
          <w:t>值为0</w:t>
        </w:r>
      </w:ins>
      <w:ins w:id="447" w:author="祥言笑 孟" w:date="2025-08-05T22:11:00Z" w16du:dateUtc="2025-08-05T14:11:00Z">
        <w:r w:rsidR="0096307A">
          <w:rPr>
            <w:rFonts w:hint="eastAsia"/>
            <w:iCs/>
            <w:color w:val="000000" w:themeColor="text1"/>
          </w:rPr>
          <w:t>，最后总奖励的</w:t>
        </w:r>
      </w:ins>
      <w:ins w:id="448" w:author="祥言笑 孟" w:date="2025-08-05T22:12:00Z" w16du:dateUtc="2025-08-05T14:12:00Z">
        <w:r w:rsidR="0096307A">
          <w:rPr>
            <w:rFonts w:hint="eastAsia"/>
            <w:iCs/>
            <w:color w:val="000000" w:themeColor="text1"/>
          </w:rPr>
          <w:t>值为两个奖励的求和</w:t>
        </w:r>
      </w:ins>
      <w:ins w:id="449" w:author="祥言笑 孟" w:date="2025-08-05T22:13:00Z" w16du:dateUtc="2025-08-05T14:13:00Z">
        <w:r w:rsidR="0096307A">
          <w:rPr>
            <w:rFonts w:hint="eastAsia"/>
            <w:iCs/>
            <w:color w:val="000000" w:themeColor="text1"/>
          </w:rPr>
          <w:t>。</w:t>
        </w:r>
      </w:ins>
      <w:ins w:id="450" w:author="祥言笑 孟" w:date="2025-08-05T22:07:00Z" w16du:dateUtc="2025-08-05T14:07:00Z">
        <w:r w:rsidR="00F752C2">
          <w:rPr>
            <w:rFonts w:hint="eastAsia"/>
            <w:iCs/>
            <w:color w:val="000000" w:themeColor="text1"/>
          </w:rPr>
          <w:t>特别指出，准确度奖励的赋予是在格式奖励为1的前提下，若</w:t>
        </w:r>
      </w:ins>
      <w:r w:rsidR="00893010">
        <w:rPr>
          <w:rStyle w:val="a4"/>
        </w:rPr>
        <w:commentReference w:id="431"/>
      </w:r>
      <w:ins w:id="451" w:author="祥言笑 孟" w:date="2025-08-05T22:08:00Z" w16du:dateUtc="2025-08-05T14:08:00Z">
        <w:r w:rsidR="00F752C2">
          <w:rPr>
            <w:rFonts w:hint="eastAsia"/>
            <w:iCs/>
            <w:color w:val="000000" w:themeColor="text1"/>
          </w:rPr>
          <w:t>格式奖励为0，则不进行准确度奖励判断</w:t>
        </w:r>
      </w:ins>
      <w:ins w:id="452" w:author="祥言笑 孟" w:date="2025-08-05T22:09:00Z" w16du:dateUtc="2025-08-05T14:09:00Z">
        <w:r w:rsidR="00F752C2">
          <w:rPr>
            <w:rFonts w:hint="eastAsia"/>
            <w:iCs/>
            <w:color w:val="000000" w:themeColor="text1"/>
          </w:rPr>
          <w:t>。奖励值影响的是目标函数中优势的值，如果某个回答奖励值高，则该回答的</w:t>
        </w:r>
      </w:ins>
      <w:ins w:id="453" w:author="祥言笑 孟" w:date="2025-08-05T22:10:00Z" w16du:dateUtc="2025-08-05T14:10:00Z">
        <w:r w:rsidR="00F752C2">
          <w:rPr>
            <w:rFonts w:hint="eastAsia"/>
            <w:iCs/>
            <w:color w:val="000000" w:themeColor="text1"/>
          </w:rPr>
          <w:t>优势值大，能获得更高的目标函数值</w:t>
        </w:r>
        <w:r w:rsidR="0096307A">
          <w:rPr>
            <w:rFonts w:hint="eastAsia"/>
            <w:iCs/>
            <w:color w:val="000000" w:themeColor="text1"/>
          </w:rPr>
          <w:t>。</w:t>
        </w:r>
      </w:ins>
    </w:p>
    <w:p w14:paraId="6C2AB1FC" w14:textId="77777777" w:rsidR="00893010" w:rsidRPr="00377DC2" w:rsidRDefault="00893010" w:rsidP="00893010">
      <w:pPr>
        <w:rPr>
          <w:ins w:id="454" w:author="ihip" w:date="2025-08-05T15:40:00Z"/>
          <w:rFonts w:eastAsia="宋体" w:hint="eastAsia"/>
          <w:iCs/>
          <w:color w:val="000000" w:themeColor="text1"/>
        </w:rPr>
      </w:pPr>
      <w:ins w:id="455" w:author="ihip" w:date="2025-08-05T15:40:00Z">
        <w:r>
          <w:rPr>
            <w:rFonts w:eastAsia="宋体" w:hint="eastAsia"/>
            <w:iCs/>
            <w:color w:val="000000" w:themeColor="text1"/>
          </w:rPr>
          <w:t>改了奖励之后，再训练一次</w:t>
        </w:r>
      </w:ins>
    </w:p>
    <w:p w14:paraId="580FAB47" w14:textId="77777777" w:rsidR="00893010" w:rsidRPr="00893010" w:rsidRDefault="00893010" w:rsidP="008E39D3">
      <w:pPr>
        <w:rPr>
          <w:rFonts w:eastAsia="宋体" w:hint="eastAsia"/>
          <w:iCs/>
          <w:color w:val="000000" w:themeColor="text1"/>
          <w:rPrChange w:id="456" w:author="ihip" w:date="2025-08-05T15:40:00Z">
            <w:rPr>
              <w:rFonts w:hint="eastAsia"/>
              <w:iCs/>
              <w:color w:val="000000" w:themeColor="text1"/>
            </w:rPr>
          </w:rPrChange>
        </w:rPr>
      </w:pPr>
    </w:p>
    <w:p w14:paraId="1386A256" w14:textId="2A0B57E4" w:rsidR="008E39D3" w:rsidRPr="00092B82" w:rsidRDefault="008E39D3" w:rsidP="008E39D3">
      <w:pPr>
        <w:rPr>
          <w:rFonts w:hint="eastAsia"/>
          <w:iCs/>
          <w:color w:val="000000" w:themeColor="text1"/>
        </w:rPr>
      </w:pPr>
      <w:r w:rsidRPr="008E39D3">
        <w:rPr>
          <w:rFonts w:hint="eastAsia"/>
          <w:iCs/>
          <w:color w:val="000000" w:themeColor="text1"/>
        </w:rPr>
        <w:lastRenderedPageBreak/>
        <w:t>步骤 S160：在初步收敛后，为进一步优化模型的稳定性与泛化能力，</w:t>
      </w:r>
      <w:commentRangeStart w:id="457"/>
      <w:r w:rsidR="00092B82">
        <w:rPr>
          <w:rFonts w:hint="eastAsia"/>
          <w:iCs/>
          <w:color w:val="000000" w:themeColor="text1"/>
        </w:rPr>
        <w:t>对奖励进行修改</w:t>
      </w:r>
      <w:commentRangeEnd w:id="457"/>
      <w:r w:rsidR="00893010">
        <w:rPr>
          <w:rStyle w:val="a4"/>
        </w:rPr>
        <w:commentReference w:id="457"/>
      </w:r>
      <w:r w:rsidRPr="008E39D3">
        <w:rPr>
          <w:rFonts w:hint="eastAsia"/>
          <w:iCs/>
          <w:color w:val="000000" w:themeColor="text1"/>
        </w:rPr>
        <w:t>，所述奖励包括但不限于：</w:t>
      </w:r>
    </w:p>
    <w:p w14:paraId="59742417" w14:textId="2F0915F1" w:rsidR="008E39D3" w:rsidRDefault="008E39D3" w:rsidP="008E39D3">
      <w:pPr>
        <w:rPr>
          <w:ins w:id="458" w:author="祥言笑 孟" w:date="2025-08-05T22:11:00Z" w16du:dateUtc="2025-08-05T14:11:00Z"/>
          <w:iCs/>
          <w:color w:val="000000" w:themeColor="text1"/>
        </w:rPr>
      </w:pPr>
      <w:commentRangeStart w:id="459"/>
      <w:r w:rsidRPr="008E39D3">
        <w:rPr>
          <w:rFonts w:hint="eastAsia"/>
          <w:iCs/>
          <w:color w:val="000000" w:themeColor="text1"/>
        </w:rPr>
        <w:t>生成</w:t>
      </w:r>
      <w:proofErr w:type="gramStart"/>
      <w:r w:rsidRPr="008E39D3">
        <w:rPr>
          <w:rFonts w:hint="eastAsia"/>
          <w:iCs/>
          <w:color w:val="000000" w:themeColor="text1"/>
        </w:rPr>
        <w:t>熵</w:t>
      </w:r>
      <w:proofErr w:type="gramEnd"/>
      <w:r w:rsidRPr="008E39D3">
        <w:rPr>
          <w:rFonts w:hint="eastAsia"/>
          <w:iCs/>
          <w:color w:val="000000" w:themeColor="text1"/>
        </w:rPr>
        <w:t>奖励：用于约束模型策略输出的分布熵值，抑制过度发散；</w:t>
      </w:r>
    </w:p>
    <w:p w14:paraId="6F05E010" w14:textId="67DEB4C1" w:rsidR="0096307A" w:rsidRDefault="0096307A" w:rsidP="008E39D3">
      <w:pPr>
        <w:rPr>
          <w:ins w:id="460" w:author="祥言笑 孟" w:date="2025-08-05T22:21:00Z" w16du:dateUtc="2025-08-05T14:21:00Z"/>
          <w:rFonts w:hint="eastAsia"/>
          <w:iCs/>
          <w:color w:val="000000" w:themeColor="text1"/>
        </w:rPr>
      </w:pPr>
      <w:ins w:id="461" w:author="祥言笑 孟" w:date="2025-08-05T22:13:00Z" w16du:dateUtc="2025-08-05T14:13:00Z">
        <w:r>
          <w:rPr>
            <w:rFonts w:hint="eastAsia"/>
            <w:iCs/>
            <w:color w:val="000000" w:themeColor="text1"/>
          </w:rPr>
          <w:t>生成</w:t>
        </w:r>
        <w:proofErr w:type="gramStart"/>
        <w:r>
          <w:rPr>
            <w:rFonts w:hint="eastAsia"/>
            <w:iCs/>
            <w:color w:val="000000" w:themeColor="text1"/>
          </w:rPr>
          <w:t>熵</w:t>
        </w:r>
        <w:proofErr w:type="gramEnd"/>
        <w:r>
          <w:rPr>
            <w:rFonts w:hint="eastAsia"/>
            <w:iCs/>
            <w:color w:val="000000" w:themeColor="text1"/>
          </w:rPr>
          <w:t>奖励</w:t>
        </w:r>
      </w:ins>
      <w:ins w:id="462" w:author="祥言笑 孟" w:date="2025-08-05T22:16:00Z" w16du:dateUtc="2025-08-05T14:16:00Z">
        <w:r>
          <w:rPr>
            <w:rFonts w:hint="eastAsia"/>
            <w:iCs/>
            <w:color w:val="000000" w:themeColor="text1"/>
          </w:rPr>
          <w:t>：使用</w:t>
        </w:r>
      </w:ins>
      <w:ins w:id="463" w:author="祥言笑 孟" w:date="2025-08-05T22:17:00Z" w16du:dateUtc="2025-08-05T14:17:00Z">
        <w:r>
          <w:rPr>
            <w:rFonts w:hint="eastAsia"/>
            <w:iCs/>
            <w:color w:val="000000" w:themeColor="text1"/>
          </w:rPr>
          <w:t>信息熵公式，如下所示</w:t>
        </w:r>
      </w:ins>
      <w:ins w:id="464" w:author="祥言笑 孟" w:date="2025-08-05T22:18:00Z" w16du:dateUtc="2025-08-05T14:18:00Z">
        <w:r>
          <w:rPr>
            <w:rFonts w:hint="eastAsia"/>
            <w:iCs/>
            <w:color w:val="000000" w:themeColor="text1"/>
          </w:rPr>
          <w:t>，该公式中H代表熵，</w:t>
        </w:r>
      </w:ins>
      <m:oMath>
        <m:sSub>
          <m:sSubPr>
            <m:ctrlPr>
              <w:ins w:id="465" w:author="祥言笑 孟" w:date="2025-08-05T22:27:00Z" w16du:dateUtc="2025-08-05T14:27:00Z">
                <w:rPr>
                  <w:rFonts w:ascii="Cambria Math" w:hAnsi="Cambria Math"/>
                  <w:highlight w:val="yellow"/>
                </w:rPr>
              </w:ins>
            </m:ctrlPr>
          </m:sSubPr>
          <m:e>
            <m:r>
              <w:ins w:id="466" w:author="祥言笑 孟" w:date="2025-08-05T22:27:00Z" w16du:dateUtc="2025-08-05T14:27:00Z">
                <m:rPr>
                  <m:sty m:val="p"/>
                </m:rPr>
                <w:rPr>
                  <w:rFonts w:ascii="Cambria Math" w:hAnsi="Cambria Math"/>
                  <w:highlight w:val="yellow"/>
                </w:rPr>
                <m:t>π</m:t>
              </w:ins>
            </m:r>
          </m:e>
          <m:sub>
            <m:r>
              <w:ins w:id="467" w:author="祥言笑 孟" w:date="2025-08-05T22:27:00Z" w16du:dateUtc="2025-08-05T14:27:00Z">
                <m:rPr>
                  <m:sty m:val="p"/>
                </m:rPr>
                <w:rPr>
                  <w:rFonts w:ascii="Cambria Math" w:hAnsi="Cambria Math"/>
                  <w:highlight w:val="yellow"/>
                </w:rPr>
                <m:t>θ</m:t>
              </w:ins>
            </m:r>
          </m:sub>
        </m:sSub>
        <m:d>
          <m:dPr>
            <m:ctrlPr>
              <w:ins w:id="468" w:author="祥言笑 孟" w:date="2025-08-05T22:27:00Z" w16du:dateUtc="2025-08-05T14:27:00Z">
                <w:rPr>
                  <w:rFonts w:ascii="Cambria Math" w:hAnsi="Cambria Math" w:cs="Times New Roman"/>
                  <w:i/>
                  <w:iCs/>
                  <w:sz w:val="21"/>
                  <w:szCs w:val="21"/>
                  <w:highlight w:val="yellow"/>
                </w:rPr>
              </w:ins>
            </m:ctrlPr>
          </m:dPr>
          <m:e>
            <m:r>
              <w:ins w:id="469" w:author="祥言笑 孟" w:date="2025-08-05T22:27:00Z" w16du:dateUtc="2025-08-05T14:27:00Z">
                <w:rPr>
                  <w:rFonts w:ascii="Cambria Math" w:hAnsi="Cambria Math" w:cs="Times New Roman" w:hint="eastAsia"/>
                  <w:sz w:val="21"/>
                  <w:szCs w:val="21"/>
                  <w:highlight w:val="yellow"/>
                </w:rPr>
                <m:t>a</m:t>
              </w:ins>
            </m:r>
          </m:e>
          <m:e>
            <m:r>
              <w:ins w:id="470" w:author="祥言笑 孟" w:date="2025-08-05T22:27:00Z" w16du:dateUtc="2025-08-05T14:27:00Z">
                <w:rPr>
                  <w:rFonts w:ascii="Cambria Math" w:hAnsi="Cambria Math" w:cs="Times New Roman"/>
                  <w:sz w:val="21"/>
                  <w:szCs w:val="21"/>
                  <w:highlight w:val="yellow"/>
                </w:rPr>
                <m:t>q,</m:t>
              </w:ins>
            </m:r>
            <m:sSub>
              <m:sSubPr>
                <m:ctrlPr>
                  <w:ins w:id="471" w:author="祥言笑 孟" w:date="2025-08-05T22:27:00Z" w16du:dateUtc="2025-08-05T14:27:00Z">
                    <w:rPr>
                      <w:rFonts w:ascii="Cambria Math" w:hAnsi="Cambria Math" w:cs="Times New Roman"/>
                      <w:i/>
                      <w:iCs/>
                      <w:sz w:val="21"/>
                      <w:szCs w:val="21"/>
                      <w:highlight w:val="yellow"/>
                    </w:rPr>
                  </w:ins>
                </m:ctrlPr>
              </m:sSubPr>
              <m:e>
                <m:r>
                  <w:ins w:id="472" w:author="祥言笑 孟" w:date="2025-08-05T22:27:00Z" w16du:dateUtc="2025-08-05T14:27:00Z">
                    <w:rPr>
                      <w:rFonts w:ascii="Cambria Math" w:hAnsi="Cambria Math" w:cs="Times New Roman"/>
                      <w:sz w:val="21"/>
                      <w:szCs w:val="21"/>
                      <w:highlight w:val="yellow"/>
                    </w:rPr>
                    <m:t>o</m:t>
                  </w:ins>
                </m:r>
              </m:e>
              <m:sub>
                <m:r>
                  <w:ins w:id="473" w:author="祥言笑 孟" w:date="2025-08-05T22:27:00Z" w16du:dateUtc="2025-08-05T14:27:00Z">
                    <w:rPr>
                      <w:rFonts w:ascii="Cambria Math" w:hAnsi="Cambria Math" w:cs="Times New Roman"/>
                      <w:sz w:val="21"/>
                      <w:szCs w:val="21"/>
                      <w:highlight w:val="yellow"/>
                    </w:rPr>
                    <m:t>&lt;t</m:t>
                  </w:ins>
                </m:r>
              </m:sub>
            </m:sSub>
          </m:e>
        </m:d>
      </m:oMath>
      <w:ins w:id="474" w:author="祥言笑 孟" w:date="2025-08-05T22:25:00Z" w16du:dateUtc="2025-08-05T14:25:00Z">
        <w:r w:rsidR="00751C14">
          <w:rPr>
            <w:rFonts w:hint="eastAsia"/>
            <w:iCs/>
            <w:color w:val="000000" w:themeColor="text1"/>
          </w:rPr>
          <w:t>代表</w:t>
        </w:r>
      </w:ins>
      <w:ins w:id="475" w:author="祥言笑 孟" w:date="2025-08-05T22:28:00Z" w16du:dateUtc="2025-08-05T14:28:00Z">
        <w:r w:rsidR="00751C14">
          <w:rPr>
            <w:rFonts w:hint="eastAsia"/>
            <w:iCs/>
            <w:color w:val="000000" w:themeColor="text1"/>
          </w:rPr>
          <w:t>模型</w:t>
        </w:r>
      </w:ins>
      <m:oMath>
        <m:sSub>
          <m:sSubPr>
            <m:ctrlPr>
              <w:ins w:id="476" w:author="祥言笑 孟" w:date="2025-08-05T22:28:00Z" w16du:dateUtc="2025-08-05T14:28:00Z">
                <w:rPr>
                  <w:rFonts w:ascii="Cambria Math" w:hAnsi="Cambria Math"/>
                  <w:highlight w:val="yellow"/>
                </w:rPr>
              </w:ins>
            </m:ctrlPr>
          </m:sSubPr>
          <m:e>
            <m:r>
              <w:ins w:id="477" w:author="祥言笑 孟" w:date="2025-08-05T22:28:00Z" w16du:dateUtc="2025-08-05T14:28:00Z">
                <m:rPr>
                  <m:sty m:val="p"/>
                </m:rPr>
                <w:rPr>
                  <w:rFonts w:ascii="Cambria Math" w:hAnsi="Cambria Math"/>
                  <w:highlight w:val="yellow"/>
                </w:rPr>
                <m:t>π</m:t>
              </w:ins>
            </m:r>
          </m:e>
          <m:sub>
            <m:r>
              <w:ins w:id="478" w:author="祥言笑 孟" w:date="2025-08-05T22:28:00Z" w16du:dateUtc="2025-08-05T14:28:00Z">
                <m:rPr>
                  <m:sty m:val="p"/>
                </m:rPr>
                <w:rPr>
                  <w:rFonts w:ascii="Cambria Math" w:hAnsi="Cambria Math"/>
                  <w:highlight w:val="yellow"/>
                </w:rPr>
                <m:t>θ</m:t>
              </w:ins>
            </m:r>
          </m:sub>
        </m:sSub>
      </m:oMath>
      <w:ins w:id="479" w:author="祥言笑 孟" w:date="2025-08-05T22:25:00Z" w16du:dateUtc="2025-08-05T14:25:00Z">
        <w:r w:rsidR="00751C14">
          <w:rPr>
            <w:rFonts w:hint="eastAsia"/>
            <w:iCs/>
            <w:color w:val="000000" w:themeColor="text1"/>
          </w:rPr>
          <w:t>在</w:t>
        </w:r>
      </w:ins>
      <w:ins w:id="480" w:author="祥言笑 孟" w:date="2025-08-05T22:27:00Z" w16du:dateUtc="2025-08-05T14:27:00Z">
        <w:r w:rsidR="00751C14">
          <w:rPr>
            <w:rFonts w:hint="eastAsia"/>
            <w:iCs/>
            <w:color w:val="000000" w:themeColor="text1"/>
          </w:rPr>
          <w:t>问题q和已有答案</w:t>
        </w:r>
      </w:ins>
      <m:oMath>
        <m:sSub>
          <m:sSubPr>
            <m:ctrlPr>
              <w:ins w:id="481" w:author="祥言笑 孟" w:date="2025-08-05T22:27:00Z" w16du:dateUtc="2025-08-05T14:27:00Z">
                <w:rPr>
                  <w:rFonts w:ascii="Cambria Math" w:hAnsi="Cambria Math" w:cs="Times New Roman"/>
                  <w:i/>
                  <w:iCs/>
                  <w:sz w:val="21"/>
                  <w:szCs w:val="21"/>
                  <w:highlight w:val="yellow"/>
                </w:rPr>
              </w:ins>
            </m:ctrlPr>
          </m:sSubPr>
          <m:e>
            <m:r>
              <w:ins w:id="482" w:author="祥言笑 孟" w:date="2025-08-05T22:27:00Z" w16du:dateUtc="2025-08-05T14:27:00Z">
                <w:rPr>
                  <w:rFonts w:ascii="Cambria Math" w:hAnsi="Cambria Math" w:cs="Times New Roman"/>
                  <w:sz w:val="21"/>
                  <w:szCs w:val="21"/>
                  <w:highlight w:val="yellow"/>
                </w:rPr>
                <m:t>o</m:t>
              </w:ins>
            </m:r>
          </m:e>
          <m:sub>
            <m:r>
              <w:ins w:id="483" w:author="祥言笑 孟" w:date="2025-08-05T22:27:00Z" w16du:dateUtc="2025-08-05T14:27:00Z">
                <w:rPr>
                  <w:rFonts w:ascii="Cambria Math" w:hAnsi="Cambria Math" w:cs="Times New Roman"/>
                  <w:sz w:val="21"/>
                  <w:szCs w:val="21"/>
                  <w:highlight w:val="yellow"/>
                </w:rPr>
                <m:t>&lt;t</m:t>
              </w:ins>
            </m:r>
          </m:sub>
        </m:sSub>
      </m:oMath>
      <w:ins w:id="484" w:author="祥言笑 孟" w:date="2025-08-05T22:28:00Z" w16du:dateUtc="2025-08-05T14:28:00Z">
        <w:r w:rsidR="00751C14">
          <w:rPr>
            <w:rFonts w:hint="eastAsia"/>
            <w:iCs/>
            <w:sz w:val="21"/>
            <w:szCs w:val="21"/>
            <w:highlight w:val="yellow"/>
          </w:rPr>
          <w:t>的情况下生成的词语a的概率，将这个值乘以他的对数值并且</w:t>
        </w:r>
      </w:ins>
      <w:ins w:id="485" w:author="祥言笑 孟" w:date="2025-08-05T22:29:00Z" w16du:dateUtc="2025-08-05T14:29:00Z">
        <w:r w:rsidR="00751C14">
          <w:rPr>
            <w:rFonts w:hint="eastAsia"/>
            <w:iCs/>
            <w:sz w:val="21"/>
            <w:szCs w:val="21"/>
            <w:highlight w:val="yellow"/>
          </w:rPr>
          <w:t>对于这个状态下所有可能的a的概率进行求和，得到当前的生成熵</w:t>
        </w:r>
      </w:ins>
      <w:ins w:id="486" w:author="祥言笑 孟" w:date="2025-08-05T22:30:00Z" w16du:dateUtc="2025-08-05T14:30:00Z">
        <w:r w:rsidR="00751C14">
          <w:rPr>
            <w:rFonts w:hint="eastAsia"/>
            <w:iCs/>
            <w:sz w:val="21"/>
            <w:szCs w:val="21"/>
            <w:highlight w:val="yellow"/>
          </w:rPr>
          <w:t>，数据越分散，生成熵的</w:t>
        </w:r>
      </w:ins>
      <w:ins w:id="487" w:author="祥言笑 孟" w:date="2025-08-05T22:31:00Z" w16du:dateUtc="2025-08-05T14:31:00Z">
        <w:r w:rsidR="00751C14">
          <w:rPr>
            <w:rFonts w:hint="eastAsia"/>
            <w:iCs/>
            <w:sz w:val="21"/>
            <w:szCs w:val="21"/>
            <w:highlight w:val="yellow"/>
          </w:rPr>
          <w:t>值越大，</w:t>
        </w:r>
      </w:ins>
      <w:ins w:id="488" w:author="祥言笑 孟" w:date="2025-08-05T22:30:00Z" w16du:dateUtc="2025-08-05T14:30:00Z">
        <w:r w:rsidR="00751C14">
          <w:rPr>
            <w:rFonts w:hint="eastAsia"/>
            <w:iCs/>
            <w:sz w:val="21"/>
            <w:szCs w:val="21"/>
            <w:highlight w:val="yellow"/>
          </w:rPr>
          <w:t>用该生成熵的值</w:t>
        </w:r>
      </w:ins>
      <w:ins w:id="489" w:author="祥言笑 孟" w:date="2025-08-05T22:31:00Z" w16du:dateUtc="2025-08-05T14:31:00Z">
        <w:r w:rsidR="00A9533B">
          <w:rPr>
            <w:rFonts w:hint="eastAsia"/>
            <w:iCs/>
            <w:sz w:val="21"/>
            <w:szCs w:val="21"/>
            <w:highlight w:val="yellow"/>
          </w:rPr>
          <w:t>乘以一个负的超参数</w:t>
        </w:r>
      </w:ins>
      <m:oMath>
        <m:r>
          <w:ins w:id="490" w:author="祥言笑 孟" w:date="2025-08-05T22:31:00Z" w16du:dateUtc="2025-08-05T14:31:00Z">
            <w:rPr>
              <w:rFonts w:ascii="Cambria Math" w:hAnsi="Cambria Math"/>
              <w:sz w:val="21"/>
              <w:szCs w:val="21"/>
              <w:highlight w:val="yellow"/>
            </w:rPr>
            <m:t>β</m:t>
          </w:ins>
        </m:r>
      </m:oMath>
      <w:ins w:id="491" w:author="祥言笑 孟" w:date="2025-08-05T22:31:00Z" w16du:dateUtc="2025-08-05T14:31:00Z">
        <w:r w:rsidR="00A9533B">
          <w:rPr>
            <w:rFonts w:hint="eastAsia"/>
            <w:iCs/>
            <w:sz w:val="21"/>
            <w:szCs w:val="21"/>
            <w:highlight w:val="yellow"/>
          </w:rPr>
          <w:t>，让模型生成</w:t>
        </w:r>
        <w:proofErr w:type="gramStart"/>
        <w:r w:rsidR="00A9533B">
          <w:rPr>
            <w:rFonts w:hint="eastAsia"/>
            <w:iCs/>
            <w:sz w:val="21"/>
            <w:szCs w:val="21"/>
            <w:highlight w:val="yellow"/>
          </w:rPr>
          <w:t>熵</w:t>
        </w:r>
        <w:proofErr w:type="gramEnd"/>
        <w:r w:rsidR="00A9533B">
          <w:rPr>
            <w:rFonts w:hint="eastAsia"/>
            <w:iCs/>
            <w:sz w:val="21"/>
            <w:szCs w:val="21"/>
            <w:highlight w:val="yellow"/>
          </w:rPr>
          <w:t>较低即生成结果</w:t>
        </w:r>
      </w:ins>
      <w:ins w:id="492" w:author="祥言笑 孟" w:date="2025-08-05T22:32:00Z" w16du:dateUtc="2025-08-05T14:32:00Z">
        <w:r w:rsidR="00A9533B">
          <w:rPr>
            <w:rFonts w:hint="eastAsia"/>
            <w:iCs/>
            <w:sz w:val="21"/>
            <w:szCs w:val="21"/>
            <w:highlight w:val="yellow"/>
          </w:rPr>
          <w:t>较为稳定时获得更大的奖励值以鼓励模型生成趋于稳定</w:t>
        </w:r>
      </w:ins>
    </w:p>
    <w:p w14:paraId="4F772D5B" w14:textId="6EE9C268" w:rsidR="0096307A" w:rsidRPr="0096307A" w:rsidRDefault="00751C14" w:rsidP="008E39D3">
      <w:pPr>
        <w:rPr>
          <w:rFonts w:hint="eastAsia"/>
          <w:iCs/>
          <w:color w:val="000000" w:themeColor="text1"/>
        </w:rPr>
      </w:pPr>
      <m:oMathPara>
        <m:oMath>
          <m:r>
            <w:ins w:id="493" w:author="祥言笑 孟" w:date="2025-08-05T22:22:00Z" w16du:dateUtc="2025-08-05T14:22:00Z">
              <m:rPr>
                <m:scr m:val="script"/>
              </m:rPr>
              <w:rPr>
                <w:rFonts w:ascii="Cambria Math" w:hAnsi="Cambria Math"/>
                <w:color w:val="000000" w:themeColor="text1"/>
              </w:rPr>
              <m:t>H</m:t>
            </w:ins>
          </m:r>
          <m:d>
            <m:dPr>
              <m:ctrlPr>
                <w:ins w:id="494" w:author="祥言笑 孟" w:date="2025-08-05T22:27:00Z" w16du:dateUtc="2025-08-05T14:27:00Z">
                  <w:rPr>
                    <w:rFonts w:ascii="Cambria Math" w:hAnsi="Cambria Math" w:cs="Times New Roman"/>
                    <w:i/>
                    <w:iCs/>
                    <w:sz w:val="21"/>
                    <w:szCs w:val="21"/>
                    <w:highlight w:val="yellow"/>
                  </w:rPr>
                </w:ins>
              </m:ctrlPr>
            </m:dPr>
            <m:e>
              <m:r>
                <w:ins w:id="495" w:author="祥言笑 孟" w:date="2025-08-05T22:27:00Z" w16du:dateUtc="2025-08-05T14:27:00Z">
                  <w:rPr>
                    <w:rFonts w:ascii="Cambria Math" w:hAnsi="Cambria Math" w:cs="Times New Roman" w:hint="eastAsia"/>
                    <w:sz w:val="21"/>
                    <w:szCs w:val="21"/>
                    <w:highlight w:val="yellow"/>
                  </w:rPr>
                  <m:t>a</m:t>
                </w:ins>
              </m:r>
            </m:e>
            <m:e>
              <m:r>
                <w:ins w:id="496" w:author="祥言笑 孟" w:date="2025-08-05T22:27:00Z" w16du:dateUtc="2025-08-05T14:27:00Z">
                  <w:rPr>
                    <w:rFonts w:ascii="Cambria Math" w:hAnsi="Cambria Math" w:cs="Times New Roman"/>
                    <w:sz w:val="21"/>
                    <w:szCs w:val="21"/>
                    <w:highlight w:val="yellow"/>
                  </w:rPr>
                  <m:t>q,</m:t>
                </w:ins>
              </m:r>
              <m:sSub>
                <m:sSubPr>
                  <m:ctrlPr>
                    <w:ins w:id="497" w:author="祥言笑 孟" w:date="2025-08-05T22:27:00Z" w16du:dateUtc="2025-08-05T14:27:00Z">
                      <w:rPr>
                        <w:rFonts w:ascii="Cambria Math" w:hAnsi="Cambria Math" w:cs="Times New Roman"/>
                        <w:i/>
                        <w:iCs/>
                        <w:sz w:val="21"/>
                        <w:szCs w:val="21"/>
                        <w:highlight w:val="yellow"/>
                      </w:rPr>
                    </w:ins>
                  </m:ctrlPr>
                </m:sSubPr>
                <m:e>
                  <m:r>
                    <w:ins w:id="498" w:author="祥言笑 孟" w:date="2025-08-05T22:27:00Z" w16du:dateUtc="2025-08-05T14:27:00Z">
                      <w:rPr>
                        <w:rFonts w:ascii="Cambria Math" w:hAnsi="Cambria Math" w:cs="Times New Roman"/>
                        <w:sz w:val="21"/>
                        <w:szCs w:val="21"/>
                        <w:highlight w:val="yellow"/>
                      </w:rPr>
                      <m:t>o</m:t>
                    </w:ins>
                  </m:r>
                </m:e>
                <m:sub>
                  <m:r>
                    <w:ins w:id="499" w:author="祥言笑 孟" w:date="2025-08-05T22:27:00Z" w16du:dateUtc="2025-08-05T14:27:00Z">
                      <w:rPr>
                        <w:rFonts w:ascii="Cambria Math" w:hAnsi="Cambria Math" w:cs="Times New Roman"/>
                        <w:sz w:val="21"/>
                        <w:szCs w:val="21"/>
                        <w:highlight w:val="yellow"/>
                      </w:rPr>
                      <m:t>&lt;t</m:t>
                    </w:ins>
                  </m:r>
                </m:sub>
              </m:sSub>
            </m:e>
          </m:d>
          <m:r>
            <w:ins w:id="500" w:author="祥言笑 孟" w:date="2025-08-05T22:23:00Z" w16du:dateUtc="2025-08-05T14:23:00Z">
              <w:rPr>
                <w:rFonts w:ascii="Cambria Math" w:hAnsi="Cambria Math"/>
                <w:color w:val="000000" w:themeColor="text1"/>
              </w:rPr>
              <m:t>=-</m:t>
            </w:ins>
          </m:r>
          <m:nary>
            <m:naryPr>
              <m:chr m:val="∑"/>
              <m:limLoc m:val="undOvr"/>
              <m:supHide m:val="1"/>
              <m:ctrlPr>
                <w:ins w:id="501" w:author="祥言笑 孟" w:date="2025-08-05T22:24:00Z" w16du:dateUtc="2025-08-05T14:24:00Z">
                  <w:rPr>
                    <w:rFonts w:ascii="Cambria Math" w:hAnsi="Cambria Math"/>
                    <w:i/>
                    <w:iCs/>
                    <w:color w:val="000000" w:themeColor="text1"/>
                  </w:rPr>
                </w:ins>
              </m:ctrlPr>
            </m:naryPr>
            <m:sub>
              <m:r>
                <w:ins w:id="502" w:author="祥言笑 孟" w:date="2025-08-05T22:24:00Z" w16du:dateUtc="2025-08-05T14:24:00Z">
                  <w:rPr>
                    <w:rFonts w:ascii="Cambria Math" w:hAnsi="Cambria Math"/>
                    <w:color w:val="000000" w:themeColor="text1"/>
                  </w:rPr>
                  <m:t>a</m:t>
                </w:ins>
              </m:r>
            </m:sub>
            <m:sup/>
            <m:e>
              <m:sSub>
                <m:sSubPr>
                  <m:ctrlPr>
                    <w:ins w:id="503" w:author="祥言笑 孟" w:date="2025-08-05T22:24:00Z" w16du:dateUtc="2025-08-05T14:24:00Z">
                      <w:rPr>
                        <w:rFonts w:ascii="Cambria Math" w:hAnsi="Cambria Math"/>
                        <w:highlight w:val="yellow"/>
                      </w:rPr>
                    </w:ins>
                  </m:ctrlPr>
                </m:sSubPr>
                <m:e>
                  <m:r>
                    <w:ins w:id="504" w:author="祥言笑 孟" w:date="2025-08-05T22:24:00Z" w16du:dateUtc="2025-08-05T14:24:00Z">
                      <m:rPr>
                        <m:sty m:val="p"/>
                      </m:rPr>
                      <w:rPr>
                        <w:rFonts w:ascii="Cambria Math" w:hAnsi="Cambria Math"/>
                        <w:highlight w:val="yellow"/>
                      </w:rPr>
                      <m:t>π</m:t>
                    </w:ins>
                  </m:r>
                </m:e>
                <m:sub>
                  <m:r>
                    <w:ins w:id="505" w:author="祥言笑 孟" w:date="2025-08-05T22:24:00Z" w16du:dateUtc="2025-08-05T14:24:00Z">
                      <m:rPr>
                        <m:sty m:val="p"/>
                      </m:rPr>
                      <w:rPr>
                        <w:rFonts w:ascii="Cambria Math" w:hAnsi="Cambria Math"/>
                        <w:highlight w:val="yellow"/>
                      </w:rPr>
                      <m:t>θ</m:t>
                    </w:ins>
                  </m:r>
                </m:sub>
              </m:sSub>
              <m:d>
                <m:dPr>
                  <m:ctrlPr>
                    <w:ins w:id="506" w:author="祥言笑 孟" w:date="2025-08-05T22:27:00Z" w16du:dateUtc="2025-08-05T14:27:00Z">
                      <w:rPr>
                        <w:rFonts w:ascii="Cambria Math" w:hAnsi="Cambria Math" w:cs="Times New Roman"/>
                        <w:i/>
                        <w:iCs/>
                        <w:sz w:val="21"/>
                        <w:szCs w:val="21"/>
                        <w:highlight w:val="yellow"/>
                      </w:rPr>
                    </w:ins>
                  </m:ctrlPr>
                </m:dPr>
                <m:e>
                  <m:r>
                    <w:ins w:id="507" w:author="祥言笑 孟" w:date="2025-08-05T22:27:00Z" w16du:dateUtc="2025-08-05T14:27:00Z">
                      <w:rPr>
                        <w:rFonts w:ascii="Cambria Math" w:hAnsi="Cambria Math" w:cs="Times New Roman" w:hint="eastAsia"/>
                        <w:sz w:val="21"/>
                        <w:szCs w:val="21"/>
                        <w:highlight w:val="yellow"/>
                      </w:rPr>
                      <m:t>a</m:t>
                    </w:ins>
                  </m:r>
                </m:e>
                <m:e>
                  <m:r>
                    <w:ins w:id="508" w:author="祥言笑 孟" w:date="2025-08-05T22:27:00Z" w16du:dateUtc="2025-08-05T14:27:00Z">
                      <w:rPr>
                        <w:rFonts w:ascii="Cambria Math" w:hAnsi="Cambria Math" w:cs="Times New Roman"/>
                        <w:sz w:val="21"/>
                        <w:szCs w:val="21"/>
                        <w:highlight w:val="yellow"/>
                      </w:rPr>
                      <m:t>q,</m:t>
                    </w:ins>
                  </m:r>
                  <m:sSub>
                    <m:sSubPr>
                      <m:ctrlPr>
                        <w:ins w:id="509" w:author="祥言笑 孟" w:date="2025-08-05T22:27:00Z" w16du:dateUtc="2025-08-05T14:27:00Z">
                          <w:rPr>
                            <w:rFonts w:ascii="Cambria Math" w:hAnsi="Cambria Math" w:cs="Times New Roman"/>
                            <w:i/>
                            <w:iCs/>
                            <w:sz w:val="21"/>
                            <w:szCs w:val="21"/>
                            <w:highlight w:val="yellow"/>
                          </w:rPr>
                        </w:ins>
                      </m:ctrlPr>
                    </m:sSubPr>
                    <m:e>
                      <m:r>
                        <w:ins w:id="510" w:author="祥言笑 孟" w:date="2025-08-05T22:27:00Z" w16du:dateUtc="2025-08-05T14:27:00Z">
                          <w:rPr>
                            <w:rFonts w:ascii="Cambria Math" w:hAnsi="Cambria Math" w:cs="Times New Roman"/>
                            <w:sz w:val="21"/>
                            <w:szCs w:val="21"/>
                            <w:highlight w:val="yellow"/>
                          </w:rPr>
                          <m:t>o</m:t>
                        </w:ins>
                      </m:r>
                    </m:e>
                    <m:sub>
                      <m:r>
                        <w:ins w:id="511" w:author="祥言笑 孟" w:date="2025-08-05T22:27:00Z" w16du:dateUtc="2025-08-05T14:27:00Z">
                          <w:rPr>
                            <w:rFonts w:ascii="Cambria Math" w:hAnsi="Cambria Math" w:cs="Times New Roman"/>
                            <w:sz w:val="21"/>
                            <w:szCs w:val="21"/>
                            <w:highlight w:val="yellow"/>
                          </w:rPr>
                          <m:t>&lt;t</m:t>
                        </w:ins>
                      </m:r>
                    </m:sub>
                  </m:sSub>
                </m:e>
              </m:d>
              <m:r>
                <w:ins w:id="512" w:author="祥言笑 孟" w:date="2025-08-05T22:24:00Z" w16du:dateUtc="2025-08-05T14:24:00Z">
                  <w:rPr>
                    <w:rFonts w:ascii="Cambria Math" w:hAnsi="Cambria Math"/>
                    <w:color w:val="000000" w:themeColor="text1"/>
                  </w:rPr>
                  <m:t>⋅log</m:t>
                </w:ins>
              </m:r>
              <m:sSub>
                <m:sSubPr>
                  <m:ctrlPr>
                    <w:ins w:id="513" w:author="祥言笑 孟" w:date="2025-08-05T22:24:00Z" w16du:dateUtc="2025-08-05T14:24:00Z">
                      <w:rPr>
                        <w:rFonts w:ascii="Cambria Math" w:hAnsi="Cambria Math"/>
                        <w:highlight w:val="yellow"/>
                      </w:rPr>
                    </w:ins>
                  </m:ctrlPr>
                </m:sSubPr>
                <m:e>
                  <m:r>
                    <w:ins w:id="514" w:author="祥言笑 孟" w:date="2025-08-05T22:24:00Z" w16du:dateUtc="2025-08-05T14:24:00Z">
                      <m:rPr>
                        <m:sty m:val="p"/>
                      </m:rPr>
                      <w:rPr>
                        <w:rFonts w:ascii="Cambria Math" w:hAnsi="Cambria Math"/>
                        <w:highlight w:val="yellow"/>
                      </w:rPr>
                      <m:t>π</m:t>
                    </w:ins>
                  </m:r>
                </m:e>
                <m:sub>
                  <m:r>
                    <w:ins w:id="515" w:author="祥言笑 孟" w:date="2025-08-05T22:24:00Z" w16du:dateUtc="2025-08-05T14:24:00Z">
                      <m:rPr>
                        <m:sty m:val="p"/>
                      </m:rPr>
                      <w:rPr>
                        <w:rFonts w:ascii="Cambria Math" w:hAnsi="Cambria Math"/>
                        <w:highlight w:val="yellow"/>
                      </w:rPr>
                      <m:t>θ</m:t>
                    </w:ins>
                  </m:r>
                </m:sub>
              </m:sSub>
              <m:d>
                <m:dPr>
                  <m:ctrlPr>
                    <w:ins w:id="516" w:author="祥言笑 孟" w:date="2025-08-05T22:27:00Z" w16du:dateUtc="2025-08-05T14:27:00Z">
                      <w:rPr>
                        <w:rFonts w:ascii="Cambria Math" w:hAnsi="Cambria Math" w:cs="Times New Roman"/>
                        <w:i/>
                        <w:iCs/>
                        <w:sz w:val="21"/>
                        <w:szCs w:val="21"/>
                        <w:highlight w:val="yellow"/>
                      </w:rPr>
                    </w:ins>
                  </m:ctrlPr>
                </m:dPr>
                <m:e>
                  <m:r>
                    <w:ins w:id="517" w:author="祥言笑 孟" w:date="2025-08-05T22:27:00Z" w16du:dateUtc="2025-08-05T14:27:00Z">
                      <w:rPr>
                        <w:rFonts w:ascii="Cambria Math" w:hAnsi="Cambria Math" w:cs="Times New Roman" w:hint="eastAsia"/>
                        <w:sz w:val="21"/>
                        <w:szCs w:val="21"/>
                        <w:highlight w:val="yellow"/>
                      </w:rPr>
                      <m:t>a</m:t>
                    </w:ins>
                  </m:r>
                </m:e>
                <m:e>
                  <m:r>
                    <w:ins w:id="518" w:author="祥言笑 孟" w:date="2025-08-05T22:27:00Z" w16du:dateUtc="2025-08-05T14:27:00Z">
                      <w:rPr>
                        <w:rFonts w:ascii="Cambria Math" w:hAnsi="Cambria Math" w:cs="Times New Roman"/>
                        <w:sz w:val="21"/>
                        <w:szCs w:val="21"/>
                        <w:highlight w:val="yellow"/>
                      </w:rPr>
                      <m:t>q,</m:t>
                    </w:ins>
                  </m:r>
                  <m:sSub>
                    <m:sSubPr>
                      <m:ctrlPr>
                        <w:ins w:id="519" w:author="祥言笑 孟" w:date="2025-08-05T22:27:00Z" w16du:dateUtc="2025-08-05T14:27:00Z">
                          <w:rPr>
                            <w:rFonts w:ascii="Cambria Math" w:hAnsi="Cambria Math" w:cs="Times New Roman"/>
                            <w:i/>
                            <w:iCs/>
                            <w:sz w:val="21"/>
                            <w:szCs w:val="21"/>
                            <w:highlight w:val="yellow"/>
                          </w:rPr>
                        </w:ins>
                      </m:ctrlPr>
                    </m:sSubPr>
                    <m:e>
                      <m:r>
                        <w:ins w:id="520" w:author="祥言笑 孟" w:date="2025-08-05T22:27:00Z" w16du:dateUtc="2025-08-05T14:27:00Z">
                          <w:rPr>
                            <w:rFonts w:ascii="Cambria Math" w:hAnsi="Cambria Math" w:cs="Times New Roman"/>
                            <w:sz w:val="21"/>
                            <w:szCs w:val="21"/>
                            <w:highlight w:val="yellow"/>
                          </w:rPr>
                          <m:t>o</m:t>
                        </w:ins>
                      </m:r>
                    </m:e>
                    <m:sub>
                      <m:r>
                        <w:ins w:id="521" w:author="祥言笑 孟" w:date="2025-08-05T22:27:00Z" w16du:dateUtc="2025-08-05T14:27:00Z">
                          <w:rPr>
                            <w:rFonts w:ascii="Cambria Math" w:hAnsi="Cambria Math" w:cs="Times New Roman"/>
                            <w:sz w:val="21"/>
                            <w:szCs w:val="21"/>
                            <w:highlight w:val="yellow"/>
                          </w:rPr>
                          <m:t>&lt;t</m:t>
                        </w:ins>
                      </m:r>
                    </m:sub>
                  </m:sSub>
                </m:e>
              </m:d>
            </m:e>
          </m:nary>
        </m:oMath>
      </m:oMathPara>
    </w:p>
    <w:p w14:paraId="3408F8F2" w14:textId="1F772E52" w:rsidR="008E39D3" w:rsidRPr="00A9533B" w:rsidRDefault="008E39D3" w:rsidP="008E39D3">
      <w:pPr>
        <w:rPr>
          <w:ins w:id="522" w:author="ihip" w:date="2025-08-05T15:40:00Z"/>
          <w:rFonts w:eastAsia="宋体" w:hint="eastAsia"/>
          <w:iCs/>
          <w:color w:val="000000" w:themeColor="text1"/>
        </w:rPr>
      </w:pPr>
      <w:r w:rsidRPr="008E39D3">
        <w:rPr>
          <w:rFonts w:hint="eastAsia"/>
          <w:iCs/>
          <w:color w:val="000000" w:themeColor="text1"/>
        </w:rPr>
        <w:t>余弦奖励（cosine 奖励）：用于</w:t>
      </w:r>
      <w:r w:rsidR="00DA56D5" w:rsidRPr="00DA56D5">
        <w:rPr>
          <w:rFonts w:hint="eastAsia"/>
          <w:iCs/>
          <w:color w:val="000000" w:themeColor="text1"/>
        </w:rPr>
        <w:t>激励模型追求在尽可能短的篇幅内给出正确答案，同时减轻了冗长但错误答案的负面影响（但不鼓励错误），从而促进生成简洁而准确的推理或响应。</w:t>
      </w:r>
      <w:commentRangeEnd w:id="459"/>
      <w:r w:rsidR="00893010">
        <w:rPr>
          <w:rStyle w:val="a4"/>
        </w:rPr>
        <w:commentReference w:id="459"/>
      </w:r>
      <w:ins w:id="523" w:author="祥言笑 孟" w:date="2025-08-05T22:32:00Z" w16du:dateUtc="2025-08-05T14:32:00Z">
        <w:r w:rsidR="00A9533B">
          <w:rPr>
            <w:rFonts w:hint="eastAsia"/>
            <w:iCs/>
            <w:color w:val="000000" w:themeColor="text1"/>
          </w:rPr>
          <w:t>余弦奖励公式的具体解释在</w:t>
        </w:r>
      </w:ins>
      <w:ins w:id="524" w:author="祥言笑 孟" w:date="2025-08-05T22:33:00Z" w16du:dateUtc="2025-08-05T14:33:00Z">
        <w:r w:rsidR="00A9533B">
          <w:rPr>
            <w:rFonts w:hint="eastAsia"/>
            <w:iCs/>
            <w:color w:val="000000" w:themeColor="text1"/>
          </w:rPr>
          <w:t>术语定义部分，使用该奖励与生成</w:t>
        </w:r>
        <w:proofErr w:type="gramStart"/>
        <w:r w:rsidR="00A9533B">
          <w:rPr>
            <w:rFonts w:hint="eastAsia"/>
            <w:iCs/>
            <w:color w:val="000000" w:themeColor="text1"/>
          </w:rPr>
          <w:t>熵</w:t>
        </w:r>
        <w:proofErr w:type="gramEnd"/>
        <w:r w:rsidR="00A9533B">
          <w:rPr>
            <w:rFonts w:hint="eastAsia"/>
            <w:iCs/>
            <w:color w:val="000000" w:themeColor="text1"/>
          </w:rPr>
          <w:t>奖励求和，得到总奖励，同样总奖励的值越高，优势越大，目标</w:t>
        </w:r>
      </w:ins>
      <w:ins w:id="525" w:author="祥言笑 孟" w:date="2025-08-05T22:34:00Z" w16du:dateUtc="2025-08-05T14:34:00Z">
        <w:r w:rsidR="00A9533B">
          <w:rPr>
            <w:rFonts w:hint="eastAsia"/>
            <w:iCs/>
            <w:color w:val="000000" w:themeColor="text1"/>
          </w:rPr>
          <w:t>函数的值越大。</w:t>
        </w:r>
      </w:ins>
    </w:p>
    <w:p w14:paraId="0BFC5108" w14:textId="13BBA3D9" w:rsidR="00893010" w:rsidRPr="00893010" w:rsidRDefault="00893010" w:rsidP="008E39D3">
      <w:pPr>
        <w:rPr>
          <w:rFonts w:eastAsia="宋体" w:hint="eastAsia"/>
          <w:iCs/>
          <w:color w:val="000000" w:themeColor="text1"/>
          <w:rPrChange w:id="526" w:author="ihip" w:date="2025-08-05T15:40:00Z">
            <w:rPr>
              <w:rFonts w:hint="eastAsia"/>
              <w:iCs/>
              <w:color w:val="000000" w:themeColor="text1"/>
            </w:rPr>
          </w:rPrChange>
        </w:rPr>
      </w:pPr>
      <w:ins w:id="527" w:author="ihip" w:date="2025-08-05T15:40:00Z">
        <w:r>
          <w:rPr>
            <w:rFonts w:eastAsia="宋体" w:hint="eastAsia"/>
            <w:iCs/>
            <w:color w:val="000000" w:themeColor="text1"/>
          </w:rPr>
          <w:t>改了奖励之后，再训练一次</w:t>
        </w:r>
      </w:ins>
    </w:p>
    <w:p w14:paraId="484CA077" w14:textId="0DE1AA13" w:rsidR="008E39D3" w:rsidRPr="00DA56D5" w:rsidRDefault="008E39D3" w:rsidP="008E39D3">
      <w:pPr>
        <w:rPr>
          <w:rFonts w:hint="eastAsia"/>
          <w:iCs/>
          <w:color w:val="000000" w:themeColor="text1"/>
        </w:rPr>
      </w:pPr>
      <w:r w:rsidRPr="008E39D3">
        <w:rPr>
          <w:rFonts w:hint="eastAsia"/>
          <w:iCs/>
          <w:color w:val="000000" w:themeColor="text1"/>
        </w:rPr>
        <w:t>步骤 S170：</w:t>
      </w:r>
      <w:ins w:id="528" w:author="ihip" w:date="2025-08-05T15:36:00Z">
        <w:r w:rsidR="00893010">
          <w:rPr>
            <w:rFonts w:hint="eastAsia"/>
            <w:iCs/>
            <w:color w:val="000000" w:themeColor="text1"/>
          </w:rPr>
          <w:t>前五次直接返回</w:t>
        </w:r>
        <w:r w:rsidR="00893010">
          <w:rPr>
            <w:rFonts w:eastAsia="宋体" w:hint="eastAsia"/>
            <w:iCs/>
            <w:color w:val="000000" w:themeColor="text1"/>
          </w:rPr>
          <w:t>S130</w:t>
        </w:r>
        <w:r w:rsidR="00893010">
          <w:rPr>
            <w:rFonts w:eastAsia="宋体" w:hint="eastAsia"/>
            <w:iCs/>
            <w:color w:val="000000" w:themeColor="text1"/>
          </w:rPr>
          <w:t>，第六次</w:t>
        </w:r>
      </w:ins>
      <w:r w:rsidRPr="008E39D3">
        <w:rPr>
          <w:rFonts w:hint="eastAsia"/>
          <w:iCs/>
          <w:color w:val="000000" w:themeColor="text1"/>
        </w:rPr>
        <w:t>判断当前</w:t>
      </w:r>
      <w:ins w:id="529" w:author="ihip" w:date="2025-08-05T15:41:00Z">
        <w:r w:rsidR="00893010" w:rsidRPr="008E39D3">
          <w:rPr>
            <w:rFonts w:hint="eastAsia"/>
            <w:iCs/>
            <w:color w:val="000000" w:themeColor="text1"/>
          </w:rPr>
          <w:t>训练轮次后的</w:t>
        </w:r>
      </w:ins>
      <w:r w:rsidRPr="008E39D3">
        <w:rPr>
          <w:rFonts w:hint="eastAsia"/>
          <w:iCs/>
          <w:color w:val="000000" w:themeColor="text1"/>
        </w:rPr>
        <w:t>模型的</w:t>
      </w:r>
      <w:commentRangeStart w:id="530"/>
      <w:r w:rsidRPr="008E39D3">
        <w:rPr>
          <w:rFonts w:hint="eastAsia"/>
          <w:iCs/>
          <w:color w:val="000000" w:themeColor="text1"/>
        </w:rPr>
        <w:t>准确率是否出现下降</w:t>
      </w:r>
      <w:commentRangeEnd w:id="530"/>
      <w:r w:rsidR="00893010">
        <w:rPr>
          <w:rStyle w:val="a4"/>
        </w:rPr>
        <w:commentReference w:id="530"/>
      </w:r>
      <w:ins w:id="531" w:author="祥言笑 孟" w:date="2025-08-05T22:34:00Z" w16du:dateUtc="2025-08-05T14:34:00Z">
        <w:r w:rsidR="00A9533B">
          <w:rPr>
            <w:rFonts w:hint="eastAsia"/>
            <w:iCs/>
            <w:color w:val="000000" w:themeColor="text1"/>
          </w:rPr>
          <w:t>准确率是在模型的训练过程中</w:t>
        </w:r>
      </w:ins>
      <w:ins w:id="532" w:author="祥言笑 孟" w:date="2025-08-05T22:35:00Z" w16du:dateUtc="2025-08-05T14:35:00Z">
        <w:r w:rsidR="00A9533B">
          <w:rPr>
            <w:rFonts w:hint="eastAsia"/>
            <w:iCs/>
            <w:color w:val="000000" w:themeColor="text1"/>
          </w:rPr>
          <w:t>统</w:t>
        </w:r>
        <w:proofErr w:type="gramStart"/>
        <w:r w:rsidR="00A9533B">
          <w:rPr>
            <w:rFonts w:hint="eastAsia"/>
            <w:iCs/>
            <w:color w:val="000000" w:themeColor="text1"/>
          </w:rPr>
          <w:t>计当前</w:t>
        </w:r>
        <w:proofErr w:type="gramEnd"/>
        <w:r w:rsidR="00A9533B">
          <w:rPr>
            <w:rFonts w:hint="eastAsia"/>
            <w:iCs/>
            <w:color w:val="000000" w:themeColor="text1"/>
          </w:rPr>
          <w:t>训练轮次中若干次训练在进行准确度奖励计算</w:t>
        </w:r>
        <w:proofErr w:type="gramStart"/>
        <w:r w:rsidR="00A9533B">
          <w:rPr>
            <w:rFonts w:hint="eastAsia"/>
            <w:iCs/>
            <w:color w:val="000000" w:themeColor="text1"/>
          </w:rPr>
          <w:t>时答案</w:t>
        </w:r>
        <w:proofErr w:type="gramEnd"/>
        <w:r w:rsidR="00A9533B">
          <w:rPr>
            <w:rFonts w:hint="eastAsia"/>
            <w:iCs/>
            <w:color w:val="000000" w:themeColor="text1"/>
          </w:rPr>
          <w:t>正确的</w:t>
        </w:r>
      </w:ins>
      <w:ins w:id="533" w:author="祥言笑 孟" w:date="2025-08-05T22:36:00Z" w16du:dateUtc="2025-08-05T14:36:00Z">
        <w:r w:rsidR="00A9533B">
          <w:rPr>
            <w:rFonts w:hint="eastAsia"/>
            <w:iCs/>
            <w:color w:val="000000" w:themeColor="text1"/>
          </w:rPr>
          <w:t>概率，</w:t>
        </w:r>
      </w:ins>
      <w:ins w:id="534" w:author="祥言笑 孟" w:date="2025-08-05T22:37:00Z" w16du:dateUtc="2025-08-05T14:37:00Z">
        <w:r w:rsidR="00A9533B">
          <w:rPr>
            <w:rFonts w:hint="eastAsia"/>
            <w:iCs/>
            <w:color w:val="000000" w:themeColor="text1"/>
          </w:rPr>
          <w:t>由于</w:t>
        </w:r>
      </w:ins>
      <w:ins w:id="535" w:author="祥言笑 孟" w:date="2025-08-05T22:36:00Z" w16du:dateUtc="2025-08-05T14:36:00Z">
        <w:r w:rsidR="00A9533B">
          <w:rPr>
            <w:rFonts w:hint="eastAsia"/>
            <w:iCs/>
            <w:color w:val="000000" w:themeColor="text1"/>
          </w:rPr>
          <w:t>模型的推理能力在逐渐变强但是准确率</w:t>
        </w:r>
      </w:ins>
      <w:ins w:id="536" w:author="祥言笑 孟" w:date="2025-08-05T22:37:00Z" w16du:dateUtc="2025-08-05T14:37:00Z">
        <w:r w:rsidR="00A9533B">
          <w:rPr>
            <w:rFonts w:hint="eastAsia"/>
            <w:iCs/>
            <w:color w:val="000000" w:themeColor="text1"/>
          </w:rPr>
          <w:t>却</w:t>
        </w:r>
      </w:ins>
      <w:ins w:id="537" w:author="祥言笑 孟" w:date="2025-08-05T22:36:00Z" w16du:dateUtc="2025-08-05T14:36:00Z">
        <w:r w:rsidR="00A9533B">
          <w:rPr>
            <w:rFonts w:hint="eastAsia"/>
            <w:iCs/>
            <w:color w:val="000000" w:themeColor="text1"/>
          </w:rPr>
          <w:t>出现下降，说明此时模型的输出长度较长，由于上下文的</w:t>
        </w:r>
      </w:ins>
      <w:ins w:id="538" w:author="祥言笑 孟" w:date="2025-08-05T22:37:00Z" w16du:dateUtc="2025-08-05T14:37:00Z">
        <w:r w:rsidR="00A9533B">
          <w:rPr>
            <w:rFonts w:hint="eastAsia"/>
            <w:iCs/>
            <w:color w:val="000000" w:themeColor="text1"/>
          </w:rPr>
          <w:t>限制产生了截断导致模型准确率下降</w:t>
        </w:r>
      </w:ins>
      <w:r w:rsidRPr="008E39D3">
        <w:rPr>
          <w:rFonts w:hint="eastAsia"/>
          <w:iCs/>
          <w:color w:val="000000" w:themeColor="text1"/>
        </w:rPr>
        <w:t>，</w:t>
      </w:r>
      <w:ins w:id="539" w:author="祥言笑 孟" w:date="2025-08-05T22:37:00Z" w16du:dateUtc="2025-08-05T14:37:00Z">
        <w:r w:rsidR="00A9533B">
          <w:rPr>
            <w:rFonts w:hint="eastAsia"/>
            <w:iCs/>
            <w:color w:val="000000" w:themeColor="text1"/>
          </w:rPr>
          <w:t>因此提高上下文</w:t>
        </w:r>
      </w:ins>
      <w:ins w:id="540" w:author="祥言笑 孟" w:date="2025-08-05T22:38:00Z" w16du:dateUtc="2025-08-05T14:38:00Z">
        <w:r w:rsidR="00A9533B">
          <w:rPr>
            <w:rFonts w:hint="eastAsia"/>
            <w:iCs/>
            <w:color w:val="000000" w:themeColor="text1"/>
          </w:rPr>
          <w:t>长度可以让模型有继续进步的空间，这里不在前期就使用长上下文是为了计算开销考虑，逐步增加上下文长度</w:t>
        </w:r>
      </w:ins>
      <w:ins w:id="541" w:author="祥言笑 孟" w:date="2025-08-05T22:39:00Z" w16du:dateUtc="2025-08-05T14:39:00Z">
        <w:r w:rsidR="00A9533B">
          <w:rPr>
            <w:rFonts w:hint="eastAsia"/>
            <w:iCs/>
            <w:color w:val="000000" w:themeColor="text1"/>
          </w:rPr>
          <w:t>可以在训练结果相近的情况下有效减小模型训练过程中的计算开销</w:t>
        </w:r>
      </w:ins>
      <w:r w:rsidRPr="008E39D3">
        <w:rPr>
          <w:rFonts w:hint="eastAsia"/>
          <w:iCs/>
          <w:color w:val="000000" w:themeColor="text1"/>
        </w:rPr>
        <w:t>若存在下降趋势，说明模型可能存在训练退化或信息缺失，执行步骤 S180；否则返回步骤 S130，继续执行 GRPO 采样与更新。</w:t>
      </w:r>
    </w:p>
    <w:p w14:paraId="3BAEFDBC" w14:textId="5436A77B" w:rsidR="008E39D3" w:rsidRPr="00DA56D5" w:rsidRDefault="008E39D3" w:rsidP="008E39D3">
      <w:pPr>
        <w:rPr>
          <w:rFonts w:hint="eastAsia"/>
          <w:iCs/>
          <w:color w:val="000000" w:themeColor="text1"/>
        </w:rPr>
      </w:pPr>
      <w:r w:rsidRPr="008E39D3">
        <w:rPr>
          <w:rFonts w:hint="eastAsia"/>
          <w:iCs/>
          <w:color w:val="000000" w:themeColor="text1"/>
        </w:rPr>
        <w:lastRenderedPageBreak/>
        <w:t>步骤 S180：在准确度下降的情形下，扩展</w:t>
      </w:r>
      <w:commentRangeStart w:id="542"/>
      <w:r w:rsidRPr="008E39D3">
        <w:rPr>
          <w:rFonts w:hint="eastAsia"/>
          <w:iCs/>
          <w:color w:val="000000" w:themeColor="text1"/>
        </w:rPr>
        <w:t>模型训练所使用的上下文长度</w:t>
      </w:r>
      <w:commentRangeEnd w:id="542"/>
      <w:r w:rsidR="00893010">
        <w:rPr>
          <w:rStyle w:val="a4"/>
        </w:rPr>
        <w:commentReference w:id="542"/>
      </w:r>
      <w:r w:rsidRPr="008E39D3">
        <w:rPr>
          <w:rFonts w:hint="eastAsia"/>
          <w:iCs/>
          <w:color w:val="000000" w:themeColor="text1"/>
        </w:rPr>
        <w:t>，提供更丰富的输入信息，以增强模型对复杂语境的建模能力。</w:t>
      </w:r>
    </w:p>
    <w:p w14:paraId="5F0B0EE5" w14:textId="4FC3F1F3" w:rsidR="008E39D3" w:rsidRPr="00DA56D5" w:rsidRDefault="008E39D3" w:rsidP="008E39D3">
      <w:pPr>
        <w:rPr>
          <w:rFonts w:hint="eastAsia"/>
          <w:iCs/>
          <w:color w:val="000000" w:themeColor="text1"/>
        </w:rPr>
      </w:pPr>
      <w:r w:rsidRPr="008E39D3">
        <w:rPr>
          <w:rFonts w:hint="eastAsia"/>
          <w:iCs/>
          <w:color w:val="000000" w:themeColor="text1"/>
        </w:rPr>
        <w:t>步骤 S190：判断当前训练轮次后的模型是否达到</w:t>
      </w:r>
      <w:commentRangeStart w:id="543"/>
      <w:r w:rsidRPr="008E39D3">
        <w:rPr>
          <w:rFonts w:hint="eastAsia"/>
          <w:iCs/>
          <w:color w:val="000000" w:themeColor="text1"/>
        </w:rPr>
        <w:t>再次收敛状态</w:t>
      </w:r>
      <w:commentRangeEnd w:id="543"/>
      <w:r w:rsidR="00893010">
        <w:rPr>
          <w:rStyle w:val="a4"/>
        </w:rPr>
        <w:commentReference w:id="543"/>
      </w:r>
      <w:r w:rsidRPr="008E39D3">
        <w:rPr>
          <w:rFonts w:hint="eastAsia"/>
          <w:iCs/>
          <w:color w:val="000000" w:themeColor="text1"/>
        </w:rPr>
        <w:t>：</w:t>
      </w:r>
    </w:p>
    <w:p w14:paraId="39BE5D3D" w14:textId="2B25D012" w:rsidR="008E39D3" w:rsidRPr="00DA56D5" w:rsidRDefault="008E39D3" w:rsidP="008E39D3">
      <w:pPr>
        <w:rPr>
          <w:rFonts w:hint="eastAsia"/>
          <w:iCs/>
          <w:color w:val="000000" w:themeColor="text1"/>
        </w:rPr>
      </w:pPr>
      <w:r w:rsidRPr="008E39D3">
        <w:rPr>
          <w:rFonts w:hint="eastAsia"/>
          <w:iCs/>
          <w:color w:val="000000" w:themeColor="text1"/>
        </w:rPr>
        <w:t>若未收敛，返回步骤 S130 继续优化；</w:t>
      </w:r>
    </w:p>
    <w:p w14:paraId="78BBC9BB" w14:textId="64ABFF61" w:rsidR="008E39D3" w:rsidRPr="008E39D3" w:rsidRDefault="008E39D3" w:rsidP="008E39D3">
      <w:pPr>
        <w:rPr>
          <w:rFonts w:hint="eastAsia"/>
          <w:iCs/>
          <w:color w:val="000000" w:themeColor="text1"/>
        </w:rPr>
      </w:pPr>
      <w:r w:rsidRPr="008E39D3">
        <w:rPr>
          <w:rFonts w:hint="eastAsia"/>
          <w:iCs/>
          <w:color w:val="000000" w:themeColor="text1"/>
        </w:rPr>
        <w:t>若已收敛，进入步骤 S200。</w:t>
      </w:r>
    </w:p>
    <w:p w14:paraId="43CF3619" w14:textId="357118F6" w:rsidR="00064AC8" w:rsidRPr="00DA56D5" w:rsidRDefault="008E39D3">
      <w:pPr>
        <w:rPr>
          <w:rFonts w:hint="eastAsia"/>
          <w:iCs/>
          <w:color w:val="000000" w:themeColor="text1"/>
        </w:rPr>
      </w:pPr>
      <w:r w:rsidRPr="008E39D3">
        <w:rPr>
          <w:rFonts w:hint="eastAsia"/>
          <w:iCs/>
          <w:color w:val="000000" w:themeColor="text1"/>
        </w:rPr>
        <w:t>步骤 S200：输出最终模型。该模型在轻量化结构基础上，通过多阶段奖励机制与上下文扩展策略实现了推理性能提升，具备良好的准确性、一致性与实用性。</w:t>
      </w:r>
    </w:p>
    <w:p w14:paraId="58C49631" w14:textId="02779820" w:rsidR="00522AC3" w:rsidRDefault="0040424B">
      <w:pPr>
        <w:rPr>
          <w:rFonts w:hint="eastAsia"/>
          <w:i/>
        </w:rPr>
      </w:pPr>
      <w:r w:rsidRPr="000526B5">
        <w:rPr>
          <w:rFonts w:hint="eastAsia"/>
          <w:i/>
        </w:rPr>
        <w:t>4</w:t>
      </w:r>
      <w:r w:rsidRPr="000526B5">
        <w:rPr>
          <w:i/>
        </w:rPr>
        <w:t xml:space="preserve">.2 </w:t>
      </w:r>
      <w:r w:rsidRPr="000526B5">
        <w:rPr>
          <w:rFonts w:hint="eastAsia"/>
          <w:i/>
        </w:rPr>
        <w:t>建议的保护</w:t>
      </w:r>
      <w:r w:rsidR="00563CE6">
        <w:rPr>
          <w:rFonts w:hint="eastAsia"/>
          <w:i/>
        </w:rPr>
        <w:t>点</w:t>
      </w:r>
      <w:r w:rsidR="008E1866">
        <w:rPr>
          <w:rFonts w:hint="eastAsia"/>
          <w:i/>
        </w:rPr>
        <w:t>/保护架构</w:t>
      </w:r>
    </w:p>
    <w:p w14:paraId="74188937" w14:textId="2FDD4F7D" w:rsidR="00CE217A" w:rsidRPr="000526B5" w:rsidRDefault="00CE217A" w:rsidP="000A4E8E">
      <w:pPr>
        <w:ind w:firstLine="420"/>
        <w:rPr>
          <w:rFonts w:hint="eastAsia"/>
          <w:i/>
        </w:rPr>
      </w:pPr>
      <w:r>
        <w:rPr>
          <w:rFonts w:hint="eastAsia"/>
          <w:i/>
        </w:rPr>
        <w:t>在训练时通过两次不同的设计，更高采样和生成</w:t>
      </w:r>
      <w:proofErr w:type="gramStart"/>
      <w:r>
        <w:rPr>
          <w:rFonts w:hint="eastAsia"/>
          <w:i/>
        </w:rPr>
        <w:t>熵</w:t>
      </w:r>
      <w:proofErr w:type="gramEnd"/>
      <w:r>
        <w:rPr>
          <w:rFonts w:hint="eastAsia"/>
          <w:i/>
        </w:rPr>
        <w:t>奖励让模型达到两次收敛，在保证的模型推理能力提高的同时增强了模型的稳定性。</w:t>
      </w:r>
    </w:p>
    <w:p w14:paraId="410C8D89" w14:textId="5CC89EC9" w:rsidR="0040424B" w:rsidRDefault="00DC39B4">
      <w:pPr>
        <w:rPr>
          <w:rFonts w:hint="eastAsia"/>
        </w:rPr>
      </w:pPr>
      <w:r>
        <w:rPr>
          <w:rFonts w:hint="eastAsia"/>
        </w:rPr>
        <w:t>五</w:t>
      </w:r>
      <w:r w:rsidR="0040424B">
        <w:rPr>
          <w:rFonts w:hint="eastAsia"/>
        </w:rPr>
        <w:t>、本发明的实施例二</w:t>
      </w:r>
      <w:r w:rsidR="004056D6">
        <w:rPr>
          <w:rFonts w:hint="eastAsia"/>
        </w:rPr>
        <w:t>（对应说明书部分）</w:t>
      </w:r>
    </w:p>
    <w:p w14:paraId="199E9870" w14:textId="6878908C" w:rsidR="000526B5" w:rsidRPr="000526B5" w:rsidRDefault="000526B5" w:rsidP="000526B5">
      <w:pPr>
        <w:rPr>
          <w:rFonts w:hint="eastAsia"/>
          <w:i/>
        </w:rPr>
      </w:pPr>
      <w:r>
        <w:rPr>
          <w:i/>
        </w:rPr>
        <w:t>5</w:t>
      </w:r>
      <w:r w:rsidRPr="000526B5">
        <w:rPr>
          <w:i/>
        </w:rPr>
        <w:t xml:space="preserve">.1 </w:t>
      </w:r>
      <w:r w:rsidRPr="000526B5">
        <w:rPr>
          <w:rFonts w:hint="eastAsia"/>
          <w:i/>
        </w:rPr>
        <w:t>技术描述</w:t>
      </w:r>
      <w:r w:rsidR="0041681C">
        <w:rPr>
          <w:rFonts w:hint="eastAsia"/>
          <w:i/>
        </w:rPr>
        <w:t>（重点部分）</w:t>
      </w:r>
    </w:p>
    <w:p w14:paraId="744AC817" w14:textId="41951569" w:rsidR="000526B5" w:rsidRDefault="000526B5">
      <w:pPr>
        <w:rPr>
          <w:rFonts w:hint="eastAsia"/>
          <w:i/>
        </w:rPr>
      </w:pPr>
      <w:r>
        <w:rPr>
          <w:i/>
        </w:rPr>
        <w:t>5</w:t>
      </w:r>
      <w:r w:rsidRPr="000526B5">
        <w:rPr>
          <w:i/>
        </w:rPr>
        <w:t xml:space="preserve">.2 </w:t>
      </w:r>
      <w:r w:rsidRPr="000526B5">
        <w:rPr>
          <w:rFonts w:hint="eastAsia"/>
          <w:i/>
        </w:rPr>
        <w:t>建议的保护</w:t>
      </w:r>
      <w:r w:rsidR="00563CE6">
        <w:rPr>
          <w:rFonts w:hint="eastAsia"/>
          <w:i/>
        </w:rPr>
        <w:t>点</w:t>
      </w:r>
      <w:r w:rsidR="008E1866">
        <w:rPr>
          <w:rFonts w:hint="eastAsia"/>
          <w:i/>
        </w:rPr>
        <w:t>/保护架构</w:t>
      </w:r>
    </w:p>
    <w:p w14:paraId="5A5F5216" w14:textId="71FA6EB2" w:rsidR="0028616C" w:rsidRDefault="000F5E63">
      <w:pPr>
        <w:rPr>
          <w:rFonts w:hint="eastAsia"/>
        </w:rPr>
      </w:pPr>
      <w:r w:rsidRPr="000F5E63">
        <w:rPr>
          <w:rFonts w:hint="eastAsia"/>
        </w:rPr>
        <w:t>六、本发明的系统架构</w:t>
      </w:r>
    </w:p>
    <w:p w14:paraId="22CDACB3" w14:textId="6876D52D" w:rsidR="0037177B" w:rsidRDefault="0037177B">
      <w:pPr>
        <w:rPr>
          <w:rFonts w:hint="eastAsia"/>
        </w:rPr>
      </w:pPr>
      <w:r>
        <w:tab/>
      </w:r>
      <w:r>
        <w:rPr>
          <w:rFonts w:hint="eastAsia"/>
        </w:rPr>
        <w:t>本发明的系统架构图如下图所示，</w:t>
      </w:r>
    </w:p>
    <w:p w14:paraId="4BEC5DC4" w14:textId="7D03E4CA" w:rsidR="0028616C" w:rsidRDefault="0028616C" w:rsidP="00FE7E44">
      <w:pPr>
        <w:jc w:val="center"/>
        <w:rPr>
          <w:rFonts w:hint="eastAsia"/>
        </w:rPr>
      </w:pPr>
      <w:r w:rsidRPr="0028616C">
        <w:rPr>
          <w:noProof/>
        </w:rPr>
        <w:lastRenderedPageBreak/>
        <w:drawing>
          <wp:inline distT="0" distB="0" distL="0" distR="0" wp14:anchorId="196D02F6" wp14:editId="1E18B680">
            <wp:extent cx="5270500" cy="4131310"/>
            <wp:effectExtent l="0" t="0" r="6350" b="2540"/>
            <wp:docPr id="1280187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87755" name=""/>
                    <pic:cNvPicPr/>
                  </pic:nvPicPr>
                  <pic:blipFill>
                    <a:blip r:embed="rId13"/>
                    <a:stretch>
                      <a:fillRect/>
                    </a:stretch>
                  </pic:blipFill>
                  <pic:spPr>
                    <a:xfrm>
                      <a:off x="0" y="0"/>
                      <a:ext cx="5270500" cy="4131310"/>
                    </a:xfrm>
                    <a:prstGeom prst="rect">
                      <a:avLst/>
                    </a:prstGeom>
                  </pic:spPr>
                </pic:pic>
              </a:graphicData>
            </a:graphic>
          </wp:inline>
        </w:drawing>
      </w:r>
    </w:p>
    <w:p w14:paraId="4D1E859B" w14:textId="5EAEE4FF" w:rsidR="0028616C" w:rsidRDefault="0037177B" w:rsidP="0037177B">
      <w:pPr>
        <w:rPr>
          <w:rFonts w:hint="eastAsia"/>
        </w:rPr>
      </w:pPr>
      <w:r>
        <w:rPr>
          <w:rFonts w:hint="eastAsia"/>
        </w:rPr>
        <w:t>该架构</w:t>
      </w:r>
      <w:proofErr w:type="gramStart"/>
      <w:r>
        <w:rPr>
          <w:rFonts w:hint="eastAsia"/>
        </w:rPr>
        <w:t>图</w:t>
      </w:r>
      <w:r w:rsidR="0028616C" w:rsidRPr="0028616C">
        <w:t>包括</w:t>
      </w:r>
      <w:proofErr w:type="gramEnd"/>
      <w:r w:rsidR="0028616C" w:rsidRPr="0028616C">
        <w:t>如下功能模块：</w:t>
      </w:r>
    </w:p>
    <w:p w14:paraId="7485474F" w14:textId="7D127C64" w:rsidR="0028616C" w:rsidRDefault="0028616C" w:rsidP="0028616C">
      <w:pPr>
        <w:rPr>
          <w:rFonts w:hint="eastAsia"/>
        </w:rPr>
      </w:pPr>
      <w:r>
        <w:rPr>
          <w:rFonts w:hint="eastAsia"/>
        </w:rPr>
        <w:t>输入模块 1101：用于接收预先训练得到的蒸馏后小模型，该模块可实现对模型参数结构的载入与输入配置，为后续训练提供基础对象。</w:t>
      </w:r>
    </w:p>
    <w:p w14:paraId="7DA4511D" w14:textId="62D0BDE9" w:rsidR="0028616C" w:rsidRDefault="0028616C" w:rsidP="0028616C">
      <w:pPr>
        <w:rPr>
          <w:rFonts w:hint="eastAsia"/>
        </w:rPr>
      </w:pPr>
      <w:r>
        <w:rPr>
          <w:rFonts w:hint="eastAsia"/>
        </w:rPr>
        <w:t>初始化训练模块 1102：用于对输入的小模型进行初始训练操作，获得初步的策略参数，</w:t>
      </w:r>
      <w:proofErr w:type="gramStart"/>
      <w:r>
        <w:rPr>
          <w:rFonts w:hint="eastAsia"/>
        </w:rPr>
        <w:t>作为组</w:t>
      </w:r>
      <w:proofErr w:type="gramEnd"/>
      <w:r>
        <w:rPr>
          <w:rFonts w:hint="eastAsia"/>
        </w:rPr>
        <w:t>策略优化的初始状态输入。</w:t>
      </w:r>
    </w:p>
    <w:p w14:paraId="66E3E62A" w14:textId="786AADB8" w:rsidR="0028616C" w:rsidRDefault="0028616C" w:rsidP="0028616C">
      <w:pPr>
        <w:rPr>
          <w:rFonts w:hint="eastAsia"/>
        </w:rPr>
      </w:pPr>
      <w:r>
        <w:rPr>
          <w:rFonts w:hint="eastAsia"/>
        </w:rPr>
        <w:t>策略采样与更新模块 1103：用于执行基于GRPO机制的策略采样和更新操作。该模块支持更高剪枝、动态采样等机制，可生成多样化策略样本，用于优化小模型策略行为。</w:t>
      </w:r>
    </w:p>
    <w:p w14:paraId="6D7429EA" w14:textId="01B9FE91" w:rsidR="0028616C" w:rsidRDefault="0028616C" w:rsidP="0028616C">
      <w:pPr>
        <w:rPr>
          <w:rFonts w:hint="eastAsia"/>
        </w:rPr>
      </w:pPr>
      <w:r>
        <w:rPr>
          <w:rFonts w:hint="eastAsia"/>
        </w:rPr>
        <w:t>判断与控制模块 1104：本发明的关键技术部分之一。该模块用于在训练过程中动态评估模型的收敛性、准确度趋势以及策略熵等指标，并根据当前状态决策后续操作路径，包括是否对计算的奖励进行修改、是否扩展上下文长度、是否继续执行策略采样等。通过判断条件和策略控制逻辑，本模块实现了训练流程的自适</w:t>
      </w:r>
      <w:r>
        <w:rPr>
          <w:rFonts w:hint="eastAsia"/>
        </w:rPr>
        <w:lastRenderedPageBreak/>
        <w:t>应调度与结构控制，有效实现了训练上下文与两次收敛的。</w:t>
      </w:r>
    </w:p>
    <w:p w14:paraId="64A1C8C8" w14:textId="27BE8B84" w:rsidR="0028616C" w:rsidRDefault="0028616C" w:rsidP="0028616C">
      <w:pPr>
        <w:rPr>
          <w:rFonts w:hint="eastAsia"/>
        </w:rPr>
      </w:pPr>
      <w:r>
        <w:rPr>
          <w:rFonts w:hint="eastAsia"/>
        </w:rPr>
        <w:t>上下文扩展模块 1105：用于在判断模型存在准确度下降或泛化能力不足时，动态调整输入文本的上下文长度，为模型提供更多语义信息以提升推理能力。该模块与判断与控制模块联动调用。</w:t>
      </w:r>
    </w:p>
    <w:p w14:paraId="05311624" w14:textId="3BD9F63B" w:rsidR="0028616C" w:rsidRDefault="0028616C" w:rsidP="0028616C">
      <w:pPr>
        <w:rPr>
          <w:rFonts w:hint="eastAsia"/>
        </w:rPr>
      </w:pPr>
      <w:r>
        <w:rPr>
          <w:rFonts w:hint="eastAsia"/>
        </w:rPr>
        <w:t>奖励计算模块 1106：本发明的另一关键技术实现模块。该模块用于根据判断与控制模块输出的控制信号选择不同类型的奖励函数进行策略优化，包括但不限于格式奖励、准确度奖励、生成</w:t>
      </w:r>
      <w:proofErr w:type="gramStart"/>
      <w:r>
        <w:rPr>
          <w:rFonts w:hint="eastAsia"/>
        </w:rPr>
        <w:t>熵</w:t>
      </w:r>
      <w:proofErr w:type="gramEnd"/>
      <w:r>
        <w:rPr>
          <w:rFonts w:hint="eastAsia"/>
        </w:rPr>
        <w:t>奖励及余弦奖励。该模块支持多阶段奖励组合与切换机制，从而实现从初步策略训练到稳定生成控制的全过程引导，显著提升模型输出的一致性与任务完成率。</w:t>
      </w:r>
    </w:p>
    <w:p w14:paraId="5B6A9AAF" w14:textId="33C81A83" w:rsidR="0028616C" w:rsidRPr="0028616C" w:rsidRDefault="0028616C">
      <w:pPr>
        <w:rPr>
          <w:rFonts w:hint="eastAsia"/>
        </w:rPr>
      </w:pPr>
      <w:r>
        <w:rPr>
          <w:rFonts w:hint="eastAsia"/>
        </w:rPr>
        <w:t>输出模块 1107：用于在模型满足预设收敛条件后，将最终优化完成的小模型参数导出并保存，用于下游任务或部署场景。</w:t>
      </w:r>
    </w:p>
    <w:p w14:paraId="0129FBEF" w14:textId="06E9EC4E" w:rsidR="00EB69B9" w:rsidRDefault="000F5E63">
      <w:pPr>
        <w:rPr>
          <w:rFonts w:hint="eastAsia"/>
        </w:rPr>
      </w:pPr>
      <w:r>
        <w:rPr>
          <w:rFonts w:hint="eastAsia"/>
        </w:rPr>
        <w:t>七</w:t>
      </w:r>
      <w:r w:rsidR="0040424B">
        <w:rPr>
          <w:rFonts w:hint="eastAsia"/>
        </w:rPr>
        <w:t>、</w:t>
      </w:r>
      <w:r w:rsidR="00EB69B9">
        <w:rPr>
          <w:rFonts w:hint="eastAsia"/>
        </w:rPr>
        <w:t>有益效果</w:t>
      </w:r>
    </w:p>
    <w:p w14:paraId="551ADC8C" w14:textId="66B7342F" w:rsidR="005F7EA5" w:rsidRDefault="000A4E8E" w:rsidP="005F7EA5">
      <w:pPr>
        <w:ind w:firstLine="420"/>
        <w:rPr>
          <w:rFonts w:hint="eastAsia"/>
          <w:iCs/>
          <w:color w:val="000000" w:themeColor="text1"/>
        </w:rPr>
      </w:pPr>
      <w:r w:rsidRPr="000A4E8E">
        <w:rPr>
          <w:rFonts w:hint="eastAsia"/>
          <w:iCs/>
          <w:color w:val="000000" w:themeColor="text1"/>
        </w:rPr>
        <w:t>相较于传统方法主要面向大模型的策略更新与泛化控制，本发明专门设计了适用于小模型结构特征的策略采样与奖励引导机制，能够在参数资源有限的情况下实现高效学习，有效解决小模型在复杂任务下训练难、收敛慢、推理弱等问题，提升其实用性与部署价值。</w:t>
      </w:r>
    </w:p>
    <w:p w14:paraId="1DF84B92" w14:textId="48B8413A" w:rsidR="000A4E8E" w:rsidRDefault="000A4E8E" w:rsidP="005F7EA5">
      <w:pPr>
        <w:ind w:firstLine="420"/>
        <w:rPr>
          <w:rFonts w:hint="eastAsia"/>
          <w:iCs/>
          <w:color w:val="000000" w:themeColor="text1"/>
        </w:rPr>
      </w:pPr>
      <w:r w:rsidRPr="000A4E8E">
        <w:rPr>
          <w:iCs/>
          <w:color w:val="000000" w:themeColor="text1"/>
        </w:rPr>
        <w:t>本发明引入多阶段训练控制逻辑，结合准确率判断、熵值评估与上下文信息反馈，在初步收敛、局部退化和最终收敛三个阶段实施分层次、差异化的策略调整与奖励控制，能够动态响应模型状态变化，提升训练过程的稳定性和鲁棒性，避免过拟合与策略震荡。</w:t>
      </w:r>
    </w:p>
    <w:p w14:paraId="45129CB6" w14:textId="0A313DE7" w:rsidR="000A4E8E" w:rsidRPr="000A4E8E" w:rsidRDefault="000A4E8E" w:rsidP="005F7EA5">
      <w:pPr>
        <w:ind w:firstLine="420"/>
        <w:rPr>
          <w:rFonts w:hint="eastAsia"/>
          <w:iCs/>
          <w:color w:val="000000" w:themeColor="text1"/>
        </w:rPr>
      </w:pPr>
      <w:r w:rsidRPr="000A4E8E">
        <w:rPr>
          <w:iCs/>
          <w:color w:val="000000" w:themeColor="text1"/>
        </w:rPr>
        <w:t>通过判断与控制模块对训练过程中的关键指标进行持续监测，并配合奖励计算模块按阶段引入格式、准确度、</w:t>
      </w:r>
      <w:proofErr w:type="gramStart"/>
      <w:r w:rsidRPr="000A4E8E">
        <w:rPr>
          <w:iCs/>
          <w:color w:val="000000" w:themeColor="text1"/>
        </w:rPr>
        <w:t>熵控制</w:t>
      </w:r>
      <w:proofErr w:type="gramEnd"/>
      <w:r>
        <w:rPr>
          <w:rFonts w:hint="eastAsia"/>
          <w:iCs/>
          <w:color w:val="000000" w:themeColor="text1"/>
        </w:rPr>
        <w:t>以及cosine奖励</w:t>
      </w:r>
      <w:r w:rsidRPr="000A4E8E">
        <w:rPr>
          <w:iCs/>
          <w:color w:val="000000" w:themeColor="text1"/>
        </w:rPr>
        <w:t>多维奖励信号，本发</w:t>
      </w:r>
      <w:r w:rsidRPr="000A4E8E">
        <w:rPr>
          <w:iCs/>
          <w:color w:val="000000" w:themeColor="text1"/>
        </w:rPr>
        <w:lastRenderedPageBreak/>
        <w:t>明可实现从发散探索到稳定输出的收敛路径管理，增强小模型输出结果的一致性、可复现性与准确性。</w:t>
      </w:r>
    </w:p>
    <w:p w14:paraId="73EB1E87" w14:textId="4FE0EBD3" w:rsidR="0040424B" w:rsidRDefault="000F5E63">
      <w:pPr>
        <w:rPr>
          <w:rFonts w:hint="eastAsia"/>
        </w:rPr>
      </w:pPr>
      <w:r>
        <w:rPr>
          <w:rFonts w:hint="eastAsia"/>
        </w:rPr>
        <w:t>八</w:t>
      </w:r>
      <w:r w:rsidR="00EB69B9">
        <w:rPr>
          <w:rFonts w:hint="eastAsia"/>
        </w:rPr>
        <w:t>、</w:t>
      </w:r>
      <w:r w:rsidR="0040424B">
        <w:rPr>
          <w:rFonts w:hint="eastAsia"/>
        </w:rPr>
        <w:t>发散思维</w:t>
      </w:r>
    </w:p>
    <w:p w14:paraId="71784C40" w14:textId="4E508A27" w:rsidR="000A4E8E" w:rsidRPr="000A4E8E" w:rsidRDefault="000A4E8E" w:rsidP="000A4E8E">
      <w:pPr>
        <w:rPr>
          <w:rFonts w:hint="eastAsia"/>
          <w:iCs/>
          <w:color w:val="000000" w:themeColor="text1"/>
        </w:rPr>
      </w:pPr>
      <w:r w:rsidRPr="000A4E8E">
        <w:rPr>
          <w:rFonts w:hint="eastAsia"/>
          <w:iCs/>
          <w:color w:val="000000" w:themeColor="text1"/>
        </w:rPr>
        <w:t>8.1边缘部署的语音识别与语音合成模型</w:t>
      </w:r>
    </w:p>
    <w:p w14:paraId="641F6AFF" w14:textId="3B96CA62" w:rsidR="000A4E8E" w:rsidRPr="000A4E8E" w:rsidRDefault="000A4E8E" w:rsidP="00E13DB0">
      <w:pPr>
        <w:ind w:firstLine="420"/>
        <w:rPr>
          <w:rFonts w:hint="eastAsia"/>
          <w:iCs/>
          <w:color w:val="000000" w:themeColor="text1"/>
        </w:rPr>
      </w:pPr>
      <w:r w:rsidRPr="000A4E8E">
        <w:rPr>
          <w:rFonts w:hint="eastAsia"/>
          <w:iCs/>
          <w:color w:val="000000" w:themeColor="text1"/>
        </w:rPr>
        <w:t>在智能终端、语音助手或车载语音系统中，对蒸馏后语音模型进行资源受限下的高效精调，可借助本发明提升识别准确率与语音生成连贯性，同时保证实时性要求。</w:t>
      </w:r>
    </w:p>
    <w:p w14:paraId="2458977F" w14:textId="71964367" w:rsidR="000A4E8E" w:rsidRPr="000A4E8E" w:rsidRDefault="000A4E8E" w:rsidP="000A4E8E">
      <w:pPr>
        <w:rPr>
          <w:rFonts w:hint="eastAsia"/>
          <w:iCs/>
          <w:color w:val="000000" w:themeColor="text1"/>
        </w:rPr>
      </w:pPr>
      <w:r>
        <w:rPr>
          <w:rFonts w:hint="eastAsia"/>
          <w:iCs/>
          <w:color w:val="000000" w:themeColor="text1"/>
        </w:rPr>
        <w:t>8.2</w:t>
      </w:r>
      <w:r w:rsidRPr="000A4E8E">
        <w:rPr>
          <w:rFonts w:hint="eastAsia"/>
          <w:iCs/>
          <w:color w:val="000000" w:themeColor="text1"/>
        </w:rPr>
        <w:t>具备强化学习能力的对话式机器人</w:t>
      </w:r>
    </w:p>
    <w:p w14:paraId="4AF75756" w14:textId="2CA4AB20" w:rsidR="000A4E8E" w:rsidRPr="000A4E8E" w:rsidRDefault="000A4E8E" w:rsidP="000A4E8E">
      <w:pPr>
        <w:ind w:firstLine="420"/>
        <w:rPr>
          <w:rFonts w:hint="eastAsia"/>
          <w:iCs/>
          <w:color w:val="000000" w:themeColor="text1"/>
        </w:rPr>
      </w:pPr>
      <w:r w:rsidRPr="000A4E8E">
        <w:rPr>
          <w:rFonts w:hint="eastAsia"/>
          <w:iCs/>
          <w:color w:val="000000" w:themeColor="text1"/>
        </w:rPr>
        <w:t>在构建轻量级聊天机器人或任务型对话系统时，本发明可用于指导小模型在多轮对话、任务完成率等目标上实现稳定学习，提升响应一致性与对话意图理解能力。</w:t>
      </w:r>
    </w:p>
    <w:p w14:paraId="0DDE6592" w14:textId="5F375A4A" w:rsidR="000A4E8E" w:rsidRPr="000A4E8E" w:rsidRDefault="000A4E8E" w:rsidP="000A4E8E">
      <w:pPr>
        <w:rPr>
          <w:rFonts w:hint="eastAsia"/>
          <w:iCs/>
          <w:color w:val="000000" w:themeColor="text1"/>
        </w:rPr>
      </w:pPr>
      <w:r>
        <w:rPr>
          <w:rFonts w:hint="eastAsia"/>
          <w:iCs/>
          <w:color w:val="000000" w:themeColor="text1"/>
        </w:rPr>
        <w:t>8.3</w:t>
      </w:r>
      <w:r w:rsidRPr="000A4E8E">
        <w:rPr>
          <w:rFonts w:hint="eastAsia"/>
          <w:iCs/>
          <w:color w:val="000000" w:themeColor="text1"/>
        </w:rPr>
        <w:t>可控生成式内容（NLG）平台</w:t>
      </w:r>
    </w:p>
    <w:p w14:paraId="0A9CAAAF" w14:textId="698FAF15" w:rsidR="000A4E8E" w:rsidRPr="000A4E8E" w:rsidRDefault="000A4E8E" w:rsidP="000A4E8E">
      <w:pPr>
        <w:ind w:firstLine="420"/>
        <w:rPr>
          <w:rFonts w:hint="eastAsia"/>
          <w:iCs/>
          <w:color w:val="000000" w:themeColor="text1"/>
        </w:rPr>
      </w:pPr>
      <w:r w:rsidRPr="000A4E8E">
        <w:rPr>
          <w:rFonts w:hint="eastAsia"/>
          <w:iCs/>
          <w:color w:val="000000" w:themeColor="text1"/>
        </w:rPr>
        <w:t>本发明方法可嵌入用于文本摘要、代码生成、问答系统中的小模型训练过程，实现更稳定的内容生成路径，提升首轮命中率（pass@1）与输出质量控制。</w:t>
      </w:r>
    </w:p>
    <w:p w14:paraId="374CC082" w14:textId="07C6A2AC" w:rsidR="000A4E8E" w:rsidRPr="000A4E8E" w:rsidRDefault="000A4E8E" w:rsidP="000A4E8E">
      <w:pPr>
        <w:rPr>
          <w:rFonts w:hint="eastAsia"/>
          <w:iCs/>
          <w:color w:val="000000" w:themeColor="text1"/>
        </w:rPr>
      </w:pPr>
      <w:r>
        <w:rPr>
          <w:rFonts w:hint="eastAsia"/>
          <w:iCs/>
          <w:color w:val="000000" w:themeColor="text1"/>
        </w:rPr>
        <w:t>8.4</w:t>
      </w:r>
      <w:r w:rsidRPr="000A4E8E">
        <w:rPr>
          <w:rFonts w:hint="eastAsia"/>
          <w:iCs/>
          <w:color w:val="000000" w:themeColor="text1"/>
        </w:rPr>
        <w:t>知识蒸馏框架中的微调引擎模块</w:t>
      </w:r>
    </w:p>
    <w:p w14:paraId="180FF79C" w14:textId="6A5B669D" w:rsidR="000A4E8E" w:rsidRPr="000A4E8E" w:rsidRDefault="000A4E8E" w:rsidP="000A4E8E">
      <w:pPr>
        <w:ind w:firstLine="420"/>
        <w:rPr>
          <w:rFonts w:hint="eastAsia"/>
          <w:iCs/>
          <w:color w:val="000000" w:themeColor="text1"/>
        </w:rPr>
      </w:pPr>
      <w:r w:rsidRPr="000A4E8E">
        <w:rPr>
          <w:rFonts w:hint="eastAsia"/>
          <w:iCs/>
          <w:color w:val="000000" w:themeColor="text1"/>
        </w:rPr>
        <w:t>本发明的判断控制逻辑与奖励机制可作为通用训练引擎，</w:t>
      </w:r>
      <w:proofErr w:type="gramStart"/>
      <w:r w:rsidRPr="000A4E8E">
        <w:rPr>
          <w:rFonts w:hint="eastAsia"/>
          <w:iCs/>
          <w:color w:val="000000" w:themeColor="text1"/>
        </w:rPr>
        <w:t>集成进</w:t>
      </w:r>
      <w:proofErr w:type="gramEnd"/>
      <w:r w:rsidRPr="000A4E8E">
        <w:rPr>
          <w:rFonts w:hint="eastAsia"/>
          <w:iCs/>
          <w:color w:val="000000" w:themeColor="text1"/>
        </w:rPr>
        <w:t>蒸馏框架中，用于适配不同任务目标的小模型泛化优化过程。</w:t>
      </w:r>
    </w:p>
    <w:p w14:paraId="379ACE19" w14:textId="348A11E5" w:rsidR="000A4E8E" w:rsidRPr="000A4E8E" w:rsidRDefault="000A4E8E" w:rsidP="000A4E8E">
      <w:pPr>
        <w:rPr>
          <w:rFonts w:hint="eastAsia"/>
          <w:iCs/>
          <w:color w:val="000000" w:themeColor="text1"/>
        </w:rPr>
      </w:pPr>
      <w:r>
        <w:rPr>
          <w:rFonts w:hint="eastAsia"/>
          <w:iCs/>
          <w:color w:val="000000" w:themeColor="text1"/>
        </w:rPr>
        <w:t>8.5</w:t>
      </w:r>
      <w:r w:rsidRPr="000A4E8E">
        <w:rPr>
          <w:rFonts w:hint="eastAsia"/>
          <w:iCs/>
          <w:color w:val="000000" w:themeColor="text1"/>
        </w:rPr>
        <w:t>边缘计算设备或低功耗 AI 芯片上的模型适配机制</w:t>
      </w:r>
    </w:p>
    <w:p w14:paraId="48E17849" w14:textId="77777777" w:rsidR="000A4E8E" w:rsidRPr="000A4E8E" w:rsidRDefault="000A4E8E" w:rsidP="000A4E8E">
      <w:pPr>
        <w:ind w:firstLine="420"/>
        <w:rPr>
          <w:rFonts w:hint="eastAsia"/>
          <w:iCs/>
          <w:color w:val="000000" w:themeColor="text1"/>
        </w:rPr>
      </w:pPr>
      <w:r w:rsidRPr="000A4E8E">
        <w:rPr>
          <w:rFonts w:hint="eastAsia"/>
          <w:iCs/>
          <w:color w:val="000000" w:themeColor="text1"/>
        </w:rPr>
        <w:t>在部署于IoT设备、移动终端、工业边缘节点上的神经网络模型中，采用本发明的机制可在训练资源有限的前提下实现策略学习的分阶段优化，提升运行效率与推理精度。</w:t>
      </w:r>
    </w:p>
    <w:p w14:paraId="5C4CE66E" w14:textId="2F7FEDFC" w:rsidR="00484800" w:rsidRDefault="0028763A">
      <w:pPr>
        <w:rPr>
          <w:rFonts w:hint="eastAsia"/>
        </w:rPr>
      </w:pPr>
      <w:r>
        <w:rPr>
          <w:rFonts w:hint="eastAsia"/>
        </w:rPr>
        <w:t>九</w:t>
      </w:r>
      <w:r w:rsidR="00484800" w:rsidRPr="00484800">
        <w:rPr>
          <w:rFonts w:hint="eastAsia"/>
        </w:rPr>
        <w:t>、参考文献</w:t>
      </w:r>
    </w:p>
    <w:p w14:paraId="5F77B13E" w14:textId="06A96ABE" w:rsidR="000A5DD3" w:rsidRDefault="00AE1D10" w:rsidP="008109AE">
      <w:pPr>
        <w:spacing w:line="460" w:lineRule="exact"/>
        <w:rPr>
          <w:rFonts w:hint="eastAsia"/>
        </w:rPr>
      </w:pPr>
      <w:r>
        <w:rPr>
          <w:rFonts w:hint="eastAsia"/>
        </w:rPr>
        <w:lastRenderedPageBreak/>
        <w:t>[</w:t>
      </w:r>
      <w:proofErr w:type="gramStart"/>
      <w:r>
        <w:rPr>
          <w:rFonts w:hint="eastAsia"/>
        </w:rPr>
        <w:t>1]</w:t>
      </w:r>
      <w:r w:rsidRPr="00AE1D10">
        <w:rPr>
          <w:rFonts w:hint="eastAsia"/>
        </w:rPr>
        <w:t>Guo</w:t>
      </w:r>
      <w:proofErr w:type="gramEnd"/>
      <w:r w:rsidRPr="00AE1D10">
        <w:rPr>
          <w:rFonts w:hint="eastAsia"/>
        </w:rPr>
        <w:t xml:space="preserve">, Daya, et al. "Deepseek-r1: Incentivizing reasoning capability in </w:t>
      </w:r>
      <w:proofErr w:type="spellStart"/>
      <w:r w:rsidRPr="00AE1D10">
        <w:rPr>
          <w:rFonts w:hint="eastAsia"/>
        </w:rPr>
        <w:t>llms</w:t>
      </w:r>
      <w:proofErr w:type="spellEnd"/>
      <w:r w:rsidRPr="00AE1D10">
        <w:rPr>
          <w:rFonts w:hint="eastAsia"/>
        </w:rPr>
        <w:t xml:space="preserve"> via reinforcement learning." </w:t>
      </w:r>
      <w:proofErr w:type="spellStart"/>
      <w:r w:rsidRPr="00AE1D10">
        <w:rPr>
          <w:rFonts w:hint="eastAsia"/>
        </w:rPr>
        <w:t>arXiv</w:t>
      </w:r>
      <w:proofErr w:type="spellEnd"/>
      <w:r w:rsidRPr="00AE1D10">
        <w:rPr>
          <w:rFonts w:hint="eastAsia"/>
        </w:rPr>
        <w:t xml:space="preserve"> preprint arXiv:2501.12948 (2025).</w:t>
      </w:r>
    </w:p>
    <w:p w14:paraId="797E9AB2" w14:textId="3B4CD1D9" w:rsidR="00AE1D10" w:rsidRDefault="00AE1D10" w:rsidP="008109AE">
      <w:pPr>
        <w:spacing w:line="460" w:lineRule="exact"/>
        <w:rPr>
          <w:rFonts w:hint="eastAsia"/>
        </w:rPr>
      </w:pPr>
      <w:r>
        <w:rPr>
          <w:rFonts w:hint="eastAsia"/>
        </w:rPr>
        <w:t>[2]</w:t>
      </w:r>
      <w:r w:rsidRPr="00AE1D10">
        <w:rPr>
          <w:rFonts w:ascii="Arial" w:hAnsi="Arial" w:cs="Arial"/>
          <w:color w:val="222222"/>
          <w:sz w:val="20"/>
          <w:szCs w:val="20"/>
          <w:shd w:val="clear" w:color="auto" w:fill="FFFFFF"/>
        </w:rPr>
        <w:t xml:space="preserve"> </w:t>
      </w:r>
      <w:r w:rsidRPr="00AE1D10">
        <w:t>Shao, Zhihong, et al. "</w:t>
      </w:r>
      <w:proofErr w:type="spellStart"/>
      <w:r w:rsidRPr="00AE1D10">
        <w:t>Deepseekmath</w:t>
      </w:r>
      <w:proofErr w:type="spellEnd"/>
      <w:r w:rsidRPr="00AE1D10">
        <w:t>: Pushing the limits of mathematical reasoning in open language models." </w:t>
      </w:r>
      <w:proofErr w:type="spellStart"/>
      <w:r w:rsidRPr="00AE1D10">
        <w:rPr>
          <w:i/>
          <w:iCs/>
        </w:rPr>
        <w:t>arXiv</w:t>
      </w:r>
      <w:proofErr w:type="spellEnd"/>
      <w:r w:rsidRPr="00AE1D10">
        <w:rPr>
          <w:i/>
          <w:iCs/>
        </w:rPr>
        <w:t xml:space="preserve"> preprint arXiv:2402.03300</w:t>
      </w:r>
      <w:r w:rsidRPr="00AE1D10">
        <w:t> (2024).</w:t>
      </w:r>
    </w:p>
    <w:p w14:paraId="1232213E" w14:textId="5A3372DE" w:rsidR="00AE1D10" w:rsidRDefault="00AE1D10" w:rsidP="008109AE">
      <w:pPr>
        <w:spacing w:line="460" w:lineRule="exact"/>
        <w:rPr>
          <w:rFonts w:hint="eastAsia"/>
        </w:rPr>
      </w:pPr>
      <w:r>
        <w:rPr>
          <w:rFonts w:hint="eastAsia"/>
        </w:rPr>
        <w:t>[3]</w:t>
      </w:r>
      <w:r w:rsidRPr="00AE1D10">
        <w:rPr>
          <w:rFonts w:ascii="Arial" w:hAnsi="Arial" w:cs="Arial"/>
          <w:color w:val="222222"/>
          <w:sz w:val="20"/>
          <w:szCs w:val="20"/>
          <w:shd w:val="clear" w:color="auto" w:fill="FFFFFF"/>
        </w:rPr>
        <w:t xml:space="preserve"> </w:t>
      </w:r>
      <w:r w:rsidRPr="00AE1D10">
        <w:t xml:space="preserve">Yu, </w:t>
      </w:r>
      <w:proofErr w:type="spellStart"/>
      <w:r w:rsidRPr="00AE1D10">
        <w:t>Qiying</w:t>
      </w:r>
      <w:proofErr w:type="spellEnd"/>
      <w:r w:rsidRPr="00AE1D10">
        <w:t xml:space="preserve">, et al. "Dapo: An open-source </w:t>
      </w:r>
      <w:proofErr w:type="spellStart"/>
      <w:r w:rsidRPr="00AE1D10">
        <w:t>llm</w:t>
      </w:r>
      <w:proofErr w:type="spellEnd"/>
      <w:r w:rsidRPr="00AE1D10">
        <w:t xml:space="preserve"> reinforcement learning system at scale." </w:t>
      </w:r>
      <w:proofErr w:type="spellStart"/>
      <w:r w:rsidRPr="00AE1D10">
        <w:rPr>
          <w:i/>
          <w:iCs/>
        </w:rPr>
        <w:t>arXiv</w:t>
      </w:r>
      <w:proofErr w:type="spellEnd"/>
      <w:r w:rsidRPr="00AE1D10">
        <w:rPr>
          <w:i/>
          <w:iCs/>
        </w:rPr>
        <w:t xml:space="preserve"> preprint arXiv:2503.14476</w:t>
      </w:r>
      <w:r w:rsidRPr="00AE1D10">
        <w:t> (2025).</w:t>
      </w:r>
    </w:p>
    <w:p w14:paraId="237FA44E" w14:textId="12173D5D" w:rsidR="00AE1D10" w:rsidRDefault="00AE1D10" w:rsidP="008109AE">
      <w:pPr>
        <w:spacing w:line="460" w:lineRule="exact"/>
        <w:rPr>
          <w:rFonts w:hint="eastAsia"/>
        </w:rPr>
      </w:pPr>
      <w:r>
        <w:rPr>
          <w:rFonts w:hint="eastAsia"/>
        </w:rPr>
        <w:t>[4]</w:t>
      </w:r>
      <w:r w:rsidR="001F1001" w:rsidRPr="001F1001">
        <w:rPr>
          <w:rFonts w:ascii="Arial" w:hAnsi="Arial" w:cs="Arial"/>
          <w:color w:val="222222"/>
          <w:sz w:val="20"/>
          <w:szCs w:val="20"/>
          <w:shd w:val="clear" w:color="auto" w:fill="FFFFFF"/>
        </w:rPr>
        <w:t xml:space="preserve"> </w:t>
      </w:r>
      <w:proofErr w:type="spellStart"/>
      <w:r w:rsidR="001F1001" w:rsidRPr="001F1001">
        <w:t>Prabhudesai</w:t>
      </w:r>
      <w:proofErr w:type="spellEnd"/>
      <w:r w:rsidR="001F1001" w:rsidRPr="001F1001">
        <w:t>, Mihir, et al. "Maximizing Confidence Alone Improves Reasoning." </w:t>
      </w:r>
      <w:proofErr w:type="spellStart"/>
      <w:r w:rsidR="001F1001" w:rsidRPr="001F1001">
        <w:rPr>
          <w:i/>
          <w:iCs/>
        </w:rPr>
        <w:t>arXiv</w:t>
      </w:r>
      <w:proofErr w:type="spellEnd"/>
      <w:r w:rsidR="001F1001" w:rsidRPr="001F1001">
        <w:rPr>
          <w:i/>
          <w:iCs/>
        </w:rPr>
        <w:t xml:space="preserve"> preprint arXiv:2505.22660</w:t>
      </w:r>
      <w:r w:rsidR="001F1001" w:rsidRPr="001F1001">
        <w:t> (2025).</w:t>
      </w:r>
    </w:p>
    <w:p w14:paraId="54394C45" w14:textId="0F40797F" w:rsidR="001F1001" w:rsidRDefault="001F1001" w:rsidP="008109AE">
      <w:pPr>
        <w:spacing w:line="460" w:lineRule="exact"/>
        <w:rPr>
          <w:rFonts w:hint="eastAsia"/>
        </w:rPr>
      </w:pPr>
      <w:r>
        <w:rPr>
          <w:rFonts w:hint="eastAsia"/>
        </w:rPr>
        <w:t>[5]</w:t>
      </w:r>
      <w:r w:rsidRPr="001F1001">
        <w:rPr>
          <w:rFonts w:hint="eastAsia"/>
        </w:rPr>
        <w:t xml:space="preserve"> </w:t>
      </w:r>
      <w:r w:rsidRPr="001F1001">
        <w:t>Dang, Quy-Anh, and Chris Ngo. "Reinforcement Learning for Reasoning in Small LLMs: What Works and What Doesn't." </w:t>
      </w:r>
      <w:proofErr w:type="spellStart"/>
      <w:r w:rsidRPr="001F1001">
        <w:rPr>
          <w:i/>
          <w:iCs/>
        </w:rPr>
        <w:t>arXiv</w:t>
      </w:r>
      <w:proofErr w:type="spellEnd"/>
      <w:r w:rsidRPr="001F1001">
        <w:rPr>
          <w:i/>
          <w:iCs/>
        </w:rPr>
        <w:t xml:space="preserve"> preprint arXiv:2503.16219</w:t>
      </w:r>
      <w:r w:rsidRPr="001F1001">
        <w:t> (2025).</w:t>
      </w:r>
    </w:p>
    <w:p w14:paraId="5D7FF676" w14:textId="53433F74" w:rsidR="001F1001" w:rsidRPr="00436A1A" w:rsidRDefault="001F1001" w:rsidP="008109AE">
      <w:pPr>
        <w:spacing w:line="460" w:lineRule="exact"/>
        <w:rPr>
          <w:rFonts w:hint="eastAsia"/>
        </w:rPr>
      </w:pPr>
      <w:r>
        <w:rPr>
          <w:rFonts w:hint="eastAsia"/>
        </w:rPr>
        <w:t>[6]</w:t>
      </w:r>
      <w:r w:rsidRPr="001F1001">
        <w:rPr>
          <w:rFonts w:ascii="Arial" w:hAnsi="Arial" w:cs="Arial"/>
          <w:color w:val="222222"/>
          <w:sz w:val="20"/>
          <w:szCs w:val="20"/>
          <w:shd w:val="clear" w:color="auto" w:fill="FFFFFF"/>
        </w:rPr>
        <w:t xml:space="preserve"> </w:t>
      </w:r>
      <w:r w:rsidRPr="001F1001">
        <w:t>Yuan, Yufeng, et al. "What's Behind PPO's Collapse in Long-</w:t>
      </w:r>
      <w:proofErr w:type="spellStart"/>
      <w:r w:rsidRPr="001F1001">
        <w:t>CoT</w:t>
      </w:r>
      <w:proofErr w:type="spellEnd"/>
      <w:r w:rsidRPr="001F1001">
        <w:t>? Value Optimization Holds the Secret." </w:t>
      </w:r>
      <w:proofErr w:type="spellStart"/>
      <w:r w:rsidRPr="001F1001">
        <w:rPr>
          <w:i/>
          <w:iCs/>
        </w:rPr>
        <w:t>arXiv</w:t>
      </w:r>
      <w:proofErr w:type="spellEnd"/>
      <w:r w:rsidRPr="001F1001">
        <w:rPr>
          <w:i/>
          <w:iCs/>
        </w:rPr>
        <w:t xml:space="preserve"> preprint arXiv:2503.01491</w:t>
      </w:r>
      <w:r w:rsidRPr="001F1001">
        <w:t> (2025).</w:t>
      </w:r>
    </w:p>
    <w:sectPr w:rsidR="001F1001" w:rsidRPr="00436A1A" w:rsidSect="00FB15B8">
      <w:pgSz w:w="11900" w:h="16840"/>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4" w:author="ihip" w:date="2025-08-05T14:37:00Z" w:initials="ihip">
    <w:p w14:paraId="34228B4A" w14:textId="73FCF0A0" w:rsidR="005D58F6" w:rsidRPr="000C1F24" w:rsidRDefault="005D58F6">
      <w:pPr>
        <w:pStyle w:val="a5"/>
        <w:rPr>
          <w:rFonts w:eastAsia="宋体" w:hint="eastAsia"/>
        </w:rPr>
      </w:pPr>
      <w:r>
        <w:rPr>
          <w:rStyle w:val="a4"/>
        </w:rPr>
        <w:annotationRef/>
      </w:r>
      <w:r w:rsidR="000C1F24">
        <w:rPr>
          <w:rFonts w:eastAsia="宋体" w:hint="eastAsia"/>
        </w:rPr>
        <w:t>不对蒸馏方案进行创新，现有的蒸馏方案</w:t>
      </w:r>
    </w:p>
  </w:comment>
  <w:comment w:id="415" w:author="ihip" w:date="2025-08-05T14:37:00Z" w:initials="ihip">
    <w:p w14:paraId="068E1813" w14:textId="4F08BCC1" w:rsidR="005D58F6" w:rsidRDefault="005D58F6">
      <w:pPr>
        <w:pStyle w:val="a5"/>
        <w:rPr>
          <w:rFonts w:hint="eastAsia"/>
        </w:rPr>
      </w:pPr>
      <w:r>
        <w:rPr>
          <w:rStyle w:val="a4"/>
        </w:rPr>
        <w:annotationRef/>
      </w:r>
      <w:r w:rsidR="000C1F24">
        <w:t>监督微调</w:t>
      </w:r>
    </w:p>
  </w:comment>
  <w:comment w:id="416" w:author="ihip" w:date="2025-08-05T14:53:00Z" w:initials="ihip">
    <w:p w14:paraId="1D3E1195" w14:textId="590FCAB2" w:rsidR="000C1F24" w:rsidRPr="001477E3" w:rsidRDefault="000C1F24">
      <w:pPr>
        <w:pStyle w:val="a5"/>
        <w:rPr>
          <w:rFonts w:eastAsia="宋体" w:hint="eastAsia"/>
        </w:rPr>
      </w:pPr>
      <w:r>
        <w:rPr>
          <w:rStyle w:val="a4"/>
        </w:rPr>
        <w:annotationRef/>
      </w:r>
      <w:r w:rsidR="0098789B">
        <w:rPr>
          <w:rFonts w:eastAsia="宋体" w:hint="eastAsia"/>
        </w:rPr>
        <w:t>基于已知的</w:t>
      </w:r>
      <w:r w:rsidR="001477E3">
        <w:rPr>
          <w:rFonts w:eastAsia="宋体" w:hint="eastAsia"/>
        </w:rPr>
        <w:t>输入数据以及对应的输出数据</w:t>
      </w:r>
      <w:r w:rsidR="0098789B">
        <w:rPr>
          <w:rFonts w:eastAsia="宋体" w:hint="eastAsia"/>
        </w:rPr>
        <w:t>，进行训练，收敛，则获取参数配置</w:t>
      </w:r>
    </w:p>
  </w:comment>
  <w:comment w:id="417" w:author="ihip" w:date="2025-08-05T14:58:00Z" w:initials="ihip">
    <w:p w14:paraId="5060C5B1" w14:textId="77777777" w:rsidR="00792A8C" w:rsidRDefault="00792A8C">
      <w:pPr>
        <w:pStyle w:val="a5"/>
        <w:rPr>
          <w:rFonts w:eastAsia="宋体" w:hint="eastAsia"/>
        </w:rPr>
      </w:pPr>
      <w:r>
        <w:rPr>
          <w:rStyle w:val="a4"/>
        </w:rPr>
        <w:annotationRef/>
      </w:r>
      <w:r w:rsidR="00F1618E">
        <w:rPr>
          <w:rFonts w:eastAsia="宋体" w:hint="eastAsia"/>
        </w:rPr>
        <w:t>这个目标函数里面，所有参数以及计算符号的含义</w:t>
      </w:r>
    </w:p>
    <w:p w14:paraId="76B50FB3" w14:textId="0B536F27" w:rsidR="005F2F2F" w:rsidRPr="005F2F2F" w:rsidRDefault="005F2F2F">
      <w:pPr>
        <w:pStyle w:val="a5"/>
        <w:rPr>
          <w:rFonts w:eastAsia="宋体" w:hint="eastAsia"/>
        </w:rPr>
      </w:pPr>
      <w:r w:rsidRPr="005F2F2F">
        <w:rPr>
          <w:rFonts w:hint="eastAsia"/>
          <w:iCs/>
          <w:color w:val="000000" w:themeColor="text1"/>
          <w:highlight w:val="yellow"/>
        </w:rPr>
        <w:t>目标函数并去掉正则项</w:t>
      </w:r>
      <w:r w:rsidRPr="005F2F2F">
        <w:rPr>
          <w:rStyle w:val="a4"/>
          <w:highlight w:val="yellow"/>
        </w:rPr>
        <w:annotationRef/>
      </w:r>
      <w:r w:rsidRPr="005F2F2F">
        <w:rPr>
          <w:rFonts w:hint="eastAsia"/>
          <w:iCs/>
          <w:color w:val="000000" w:themeColor="text1"/>
          <w:highlight w:val="yellow"/>
        </w:rPr>
        <w:t>，以及剪枝上限为0.28，为创新内容</w:t>
      </w:r>
    </w:p>
  </w:comment>
  <w:comment w:id="424" w:author="ihip" w:date="2025-08-05T15:21:00Z" w:initials="ihip">
    <w:p w14:paraId="555D2FF3" w14:textId="77777777" w:rsidR="00D3471E" w:rsidRDefault="00D3471E">
      <w:pPr>
        <w:pStyle w:val="a5"/>
        <w:rPr>
          <w:rFonts w:eastAsia="宋体" w:hint="eastAsia"/>
        </w:rPr>
      </w:pPr>
      <w:r>
        <w:rPr>
          <w:rStyle w:val="a4"/>
        </w:rPr>
        <w:annotationRef/>
      </w:r>
      <w:r>
        <w:t>获取</w:t>
      </w:r>
    </w:p>
    <w:p w14:paraId="1123F16D" w14:textId="24A1FB1E" w:rsidR="005D6B0A" w:rsidRDefault="00D3471E">
      <w:pPr>
        <w:pStyle w:val="a5"/>
        <w:rPr>
          <w:rFonts w:eastAsia="宋体" w:hint="eastAsia"/>
          <w:iCs/>
          <w:color w:val="000000" w:themeColor="text1"/>
        </w:rPr>
      </w:pPr>
      <w:r w:rsidRPr="008E39D3">
        <w:rPr>
          <w:rFonts w:hint="eastAsia"/>
          <w:iCs/>
          <w:color w:val="000000" w:themeColor="text1"/>
        </w:rPr>
        <w:t>损失函数</w:t>
      </w:r>
      <w:r w:rsidR="005D6B0A">
        <w:rPr>
          <w:rFonts w:ascii="宋体" w:eastAsia="宋体" w:hAnsi="宋体" w:hint="eastAsia"/>
          <w:iCs/>
          <w:color w:val="000000" w:themeColor="text1"/>
        </w:rPr>
        <w:t>的</w:t>
      </w:r>
      <w:r w:rsidR="005D6B0A">
        <w:rPr>
          <w:rFonts w:hint="eastAsia"/>
          <w:iCs/>
          <w:color w:val="000000" w:themeColor="text1"/>
        </w:rPr>
        <w:t>值趋于稳定（最近几次训练</w:t>
      </w:r>
      <w:r w:rsidR="00775DF3">
        <w:rPr>
          <w:rFonts w:ascii="宋体" w:eastAsia="宋体" w:hAnsi="宋体" w:hint="eastAsia"/>
          <w:iCs/>
          <w:color w:val="000000" w:themeColor="text1"/>
        </w:rPr>
        <w:t>过程</w:t>
      </w:r>
      <w:r w:rsidR="00775DF3">
        <w:rPr>
          <w:rFonts w:hint="eastAsia"/>
          <w:iCs/>
          <w:color w:val="000000" w:themeColor="text1"/>
        </w:rPr>
        <w:t>中损失函数的值</w:t>
      </w:r>
      <w:r w:rsidR="005D6B0A">
        <w:rPr>
          <w:rFonts w:hint="eastAsia"/>
          <w:iCs/>
          <w:color w:val="000000" w:themeColor="text1"/>
        </w:rPr>
        <w:t>）</w:t>
      </w:r>
    </w:p>
    <w:p w14:paraId="3759939B" w14:textId="057C9F77" w:rsidR="00D3471E" w:rsidRPr="00D3471E" w:rsidRDefault="00D3471E">
      <w:pPr>
        <w:pStyle w:val="a5"/>
        <w:rPr>
          <w:rFonts w:eastAsia="宋体" w:hint="eastAsia"/>
        </w:rPr>
      </w:pPr>
      <w:r w:rsidRPr="008E39D3">
        <w:rPr>
          <w:rFonts w:hint="eastAsia"/>
          <w:iCs/>
          <w:color w:val="000000" w:themeColor="text1"/>
        </w:rPr>
        <w:t>策略熵</w:t>
      </w:r>
      <w:r w:rsidR="00893010">
        <w:rPr>
          <w:rFonts w:hint="eastAsia"/>
          <w:iCs/>
          <w:color w:val="000000" w:themeColor="text1"/>
        </w:rPr>
        <w:t>（现有技术中怎么算，我们就怎么算）趋于稳定</w:t>
      </w:r>
    </w:p>
  </w:comment>
  <w:comment w:id="431" w:author="ihip" w:date="2025-08-05T15:29:00Z" w:initials="ihip">
    <w:p w14:paraId="06304CF8" w14:textId="77777777" w:rsidR="00893010" w:rsidRPr="00893010" w:rsidRDefault="00893010">
      <w:pPr>
        <w:pStyle w:val="a5"/>
        <w:rPr>
          <w:rFonts w:eastAsia="宋体" w:hint="eastAsia"/>
          <w:iCs/>
          <w:color w:val="000000" w:themeColor="text1"/>
          <w:highlight w:val="yellow"/>
        </w:rPr>
      </w:pPr>
      <w:r>
        <w:rPr>
          <w:rStyle w:val="a4"/>
        </w:rPr>
        <w:annotationRef/>
      </w:r>
      <w:r w:rsidRPr="00893010">
        <w:rPr>
          <w:rFonts w:hint="eastAsia"/>
          <w:iCs/>
          <w:color w:val="000000" w:themeColor="text1"/>
          <w:highlight w:val="yellow"/>
        </w:rPr>
        <w:t>预定</w:t>
      </w:r>
      <w:proofErr w:type="gramStart"/>
      <w:r w:rsidRPr="00893010">
        <w:rPr>
          <w:rFonts w:hint="eastAsia"/>
          <w:iCs/>
          <w:color w:val="000000" w:themeColor="text1"/>
          <w:highlight w:val="yellow"/>
        </w:rPr>
        <w:t>义结构</w:t>
      </w:r>
      <w:proofErr w:type="gramEnd"/>
      <w:r w:rsidRPr="00893010">
        <w:rPr>
          <w:rFonts w:hint="eastAsia"/>
          <w:iCs/>
          <w:color w:val="000000" w:themeColor="text1"/>
          <w:highlight w:val="yellow"/>
        </w:rPr>
        <w:t>规范是什么？</w:t>
      </w:r>
    </w:p>
    <w:p w14:paraId="56480F5B" w14:textId="06058590" w:rsidR="00893010" w:rsidRPr="00893010" w:rsidRDefault="00893010">
      <w:pPr>
        <w:pStyle w:val="a5"/>
        <w:rPr>
          <w:rFonts w:eastAsia="宋体" w:hint="eastAsia"/>
          <w:iCs/>
          <w:color w:val="000000" w:themeColor="text1"/>
          <w:highlight w:val="yellow"/>
        </w:rPr>
      </w:pPr>
      <w:r w:rsidRPr="00893010">
        <w:rPr>
          <w:rFonts w:hint="eastAsia"/>
          <w:iCs/>
          <w:color w:val="000000" w:themeColor="text1"/>
          <w:highlight w:val="yellow"/>
        </w:rPr>
        <w:t>模型输出</w:t>
      </w:r>
      <w:r w:rsidRPr="00893010">
        <w:rPr>
          <w:rFonts w:ascii="宋体" w:eastAsia="宋体" w:hAnsi="宋体" w:hint="eastAsia"/>
          <w:iCs/>
          <w:color w:val="000000" w:themeColor="text1"/>
          <w:highlight w:val="yellow"/>
        </w:rPr>
        <w:t>怎样</w:t>
      </w:r>
      <w:proofErr w:type="gramStart"/>
      <w:r w:rsidRPr="00893010">
        <w:rPr>
          <w:rFonts w:ascii="宋体" w:eastAsia="宋体" w:hAnsi="宋体" w:hint="eastAsia"/>
          <w:iCs/>
          <w:color w:val="000000" w:themeColor="text1"/>
          <w:highlight w:val="yellow"/>
        </w:rPr>
        <w:t>算</w:t>
      </w:r>
      <w:r w:rsidRPr="00893010">
        <w:rPr>
          <w:rFonts w:hint="eastAsia"/>
          <w:iCs/>
          <w:color w:val="000000" w:themeColor="text1"/>
          <w:highlight w:val="yellow"/>
        </w:rPr>
        <w:t>满足预定义结构</w:t>
      </w:r>
      <w:proofErr w:type="gramEnd"/>
      <w:r w:rsidRPr="00893010">
        <w:rPr>
          <w:rFonts w:hint="eastAsia"/>
          <w:iCs/>
          <w:color w:val="000000" w:themeColor="text1"/>
          <w:highlight w:val="yellow"/>
        </w:rPr>
        <w:t>规范？</w:t>
      </w:r>
    </w:p>
    <w:p w14:paraId="167C0912" w14:textId="145FF25F" w:rsidR="00893010" w:rsidRPr="00893010" w:rsidRDefault="00893010">
      <w:pPr>
        <w:pStyle w:val="a5"/>
        <w:rPr>
          <w:rFonts w:eastAsia="宋体" w:hint="eastAsia"/>
          <w:iCs/>
          <w:color w:val="000000" w:themeColor="text1"/>
          <w:highlight w:val="yellow"/>
        </w:rPr>
      </w:pPr>
      <w:r w:rsidRPr="00893010">
        <w:rPr>
          <w:rFonts w:eastAsia="宋体" w:hint="eastAsia"/>
          <w:iCs/>
          <w:color w:val="000000" w:themeColor="text1"/>
          <w:highlight w:val="yellow"/>
        </w:rPr>
        <w:t>满足要求会给什么样的奖励，怎么影响</w:t>
      </w:r>
      <w:r>
        <w:rPr>
          <w:rFonts w:eastAsia="宋体" w:hint="eastAsia"/>
          <w:highlight w:val="yellow"/>
        </w:rPr>
        <w:t>模型训练中的目标函数</w:t>
      </w:r>
      <w:r w:rsidRPr="00893010">
        <w:rPr>
          <w:rFonts w:eastAsia="宋体" w:hint="eastAsia"/>
          <w:iCs/>
          <w:color w:val="000000" w:themeColor="text1"/>
          <w:highlight w:val="yellow"/>
        </w:rPr>
        <w:t>？</w:t>
      </w:r>
    </w:p>
    <w:p w14:paraId="5011CF3C" w14:textId="77777777" w:rsidR="00893010" w:rsidRPr="00893010" w:rsidRDefault="00893010">
      <w:pPr>
        <w:pStyle w:val="a5"/>
        <w:rPr>
          <w:rFonts w:eastAsia="宋体" w:hint="eastAsia"/>
          <w:highlight w:val="yellow"/>
        </w:rPr>
      </w:pPr>
    </w:p>
    <w:p w14:paraId="5E3D9DED" w14:textId="77777777" w:rsidR="00893010" w:rsidRPr="00893010" w:rsidRDefault="00893010">
      <w:pPr>
        <w:pStyle w:val="a5"/>
        <w:rPr>
          <w:rFonts w:eastAsia="宋体" w:hint="eastAsia"/>
          <w:iCs/>
          <w:color w:val="000000" w:themeColor="text1"/>
          <w:highlight w:val="yellow"/>
        </w:rPr>
      </w:pPr>
      <w:r w:rsidRPr="00893010">
        <w:rPr>
          <w:rFonts w:eastAsia="宋体"/>
          <w:highlight w:val="yellow"/>
        </w:rPr>
        <w:t>如何获取</w:t>
      </w:r>
      <w:r w:rsidRPr="00893010">
        <w:rPr>
          <w:rFonts w:hint="eastAsia"/>
          <w:iCs/>
          <w:color w:val="000000" w:themeColor="text1"/>
          <w:highlight w:val="yellow"/>
        </w:rPr>
        <w:t>模型输出与参考答案在语义或表述上的接近程度？</w:t>
      </w:r>
    </w:p>
    <w:p w14:paraId="65370812" w14:textId="77777777" w:rsidR="00893010" w:rsidRPr="00893010" w:rsidRDefault="00893010">
      <w:pPr>
        <w:pStyle w:val="a5"/>
        <w:rPr>
          <w:rFonts w:eastAsia="宋体" w:hint="eastAsia"/>
          <w:iCs/>
          <w:color w:val="000000" w:themeColor="text1"/>
          <w:highlight w:val="yellow"/>
        </w:rPr>
      </w:pPr>
      <w:r w:rsidRPr="00893010">
        <w:rPr>
          <w:rFonts w:eastAsia="宋体" w:hint="eastAsia"/>
          <w:iCs/>
          <w:color w:val="000000" w:themeColor="text1"/>
          <w:highlight w:val="yellow"/>
        </w:rPr>
        <w:t>什么样的</w:t>
      </w:r>
      <w:r w:rsidRPr="00893010">
        <w:rPr>
          <w:rFonts w:hint="eastAsia"/>
          <w:iCs/>
          <w:color w:val="000000" w:themeColor="text1"/>
          <w:highlight w:val="yellow"/>
        </w:rPr>
        <w:t>接近程度算是满足要求？</w:t>
      </w:r>
    </w:p>
    <w:p w14:paraId="18FE51C7" w14:textId="6C760A8F" w:rsidR="00893010" w:rsidRPr="00893010" w:rsidRDefault="00893010">
      <w:pPr>
        <w:pStyle w:val="a5"/>
        <w:rPr>
          <w:rFonts w:eastAsia="宋体" w:hint="eastAsia"/>
        </w:rPr>
      </w:pPr>
      <w:r w:rsidRPr="00893010">
        <w:rPr>
          <w:rFonts w:eastAsia="宋体" w:hint="eastAsia"/>
          <w:iCs/>
          <w:color w:val="000000" w:themeColor="text1"/>
          <w:highlight w:val="yellow"/>
        </w:rPr>
        <w:t>满足要求会给什么样的奖励，怎么影响</w:t>
      </w:r>
      <w:r>
        <w:rPr>
          <w:rFonts w:eastAsia="宋体" w:hint="eastAsia"/>
          <w:highlight w:val="yellow"/>
        </w:rPr>
        <w:t>模型训练中的目标函数</w:t>
      </w:r>
      <w:r w:rsidRPr="00893010">
        <w:rPr>
          <w:rFonts w:eastAsia="宋体" w:hint="eastAsia"/>
          <w:iCs/>
          <w:color w:val="000000" w:themeColor="text1"/>
          <w:highlight w:val="yellow"/>
        </w:rPr>
        <w:t>？</w:t>
      </w:r>
    </w:p>
  </w:comment>
  <w:comment w:id="457" w:author="ihip" w:date="2025-08-05T15:38:00Z" w:initials="ihip">
    <w:p w14:paraId="370DB59C" w14:textId="22B16F01" w:rsidR="00893010" w:rsidRPr="00893010" w:rsidRDefault="00893010">
      <w:pPr>
        <w:pStyle w:val="a5"/>
        <w:rPr>
          <w:rFonts w:eastAsia="宋体" w:hint="eastAsia"/>
        </w:rPr>
      </w:pPr>
      <w:r>
        <w:rPr>
          <w:rStyle w:val="a4"/>
        </w:rPr>
        <w:annotationRef/>
      </w:r>
      <w:r>
        <w:t>格式奖励和准确度奖励，改成生成</w:t>
      </w:r>
      <w:proofErr w:type="gramStart"/>
      <w:r>
        <w:t>熵</w:t>
      </w:r>
      <w:proofErr w:type="gramEnd"/>
      <w:r>
        <w:t>奖励和余弦奖励</w:t>
      </w:r>
    </w:p>
  </w:comment>
  <w:comment w:id="459" w:author="ihip" w:date="2025-08-05T15:29:00Z" w:initials="ihip">
    <w:p w14:paraId="140F5EB5" w14:textId="2813E7BB" w:rsidR="00893010" w:rsidRPr="00893010" w:rsidRDefault="00893010">
      <w:pPr>
        <w:pStyle w:val="a5"/>
        <w:rPr>
          <w:rFonts w:eastAsia="宋体" w:hint="eastAsia"/>
        </w:rPr>
      </w:pPr>
      <w:r>
        <w:rPr>
          <w:rStyle w:val="a4"/>
        </w:rPr>
        <w:annotationRef/>
      </w:r>
      <w:r w:rsidRPr="00893010">
        <w:rPr>
          <w:rFonts w:eastAsia="宋体"/>
          <w:highlight w:val="yellow"/>
        </w:rPr>
        <w:t>奖励</w:t>
      </w:r>
      <w:r w:rsidRPr="00893010">
        <w:rPr>
          <w:rFonts w:eastAsia="宋体" w:hint="eastAsia"/>
          <w:highlight w:val="yellow"/>
        </w:rPr>
        <w:t>怎么影响</w:t>
      </w:r>
      <w:r>
        <w:rPr>
          <w:rFonts w:eastAsia="宋体" w:hint="eastAsia"/>
          <w:highlight w:val="yellow"/>
        </w:rPr>
        <w:t>模型训练中的目标函数</w:t>
      </w:r>
    </w:p>
  </w:comment>
  <w:comment w:id="530" w:author="ihip" w:date="2025-08-05T15:30:00Z" w:initials="ihip">
    <w:p w14:paraId="3FE1F44A" w14:textId="14646A27" w:rsidR="00893010" w:rsidRPr="00893010" w:rsidRDefault="00893010">
      <w:pPr>
        <w:pStyle w:val="a5"/>
        <w:rPr>
          <w:rFonts w:eastAsia="宋体" w:hint="eastAsia"/>
        </w:rPr>
      </w:pPr>
      <w:r>
        <w:rPr>
          <w:rStyle w:val="a4"/>
        </w:rPr>
        <w:annotationRef/>
      </w:r>
      <w:r w:rsidRPr="00893010">
        <w:rPr>
          <w:rFonts w:eastAsia="宋体" w:hint="eastAsia"/>
          <w:highlight w:val="yellow"/>
        </w:rPr>
        <w:t>什么条件算下降</w:t>
      </w:r>
    </w:p>
  </w:comment>
  <w:comment w:id="542" w:author="ihip" w:date="2025-08-05T15:31:00Z" w:initials="ihip">
    <w:p w14:paraId="331234FE" w14:textId="6D641C9D" w:rsidR="00893010" w:rsidRPr="00893010" w:rsidRDefault="00893010">
      <w:pPr>
        <w:pStyle w:val="a5"/>
        <w:rPr>
          <w:rFonts w:eastAsia="宋体" w:hint="eastAsia"/>
        </w:rPr>
      </w:pPr>
      <w:r>
        <w:rPr>
          <w:rStyle w:val="a4"/>
        </w:rPr>
        <w:annotationRef/>
      </w:r>
      <w:r>
        <w:t>每个问题的长度，与每个问题对应的答案的长度之和，是上下文长度</w:t>
      </w:r>
    </w:p>
  </w:comment>
  <w:comment w:id="543" w:author="ihip" w:date="2025-08-05T15:42:00Z" w:initials="ihip">
    <w:p w14:paraId="34AAAEBE" w14:textId="1F97951B" w:rsidR="00893010" w:rsidRPr="00893010" w:rsidRDefault="00893010">
      <w:pPr>
        <w:pStyle w:val="a5"/>
        <w:rPr>
          <w:rFonts w:hint="eastAsia"/>
        </w:rPr>
      </w:pPr>
      <w:r>
        <w:rPr>
          <w:rStyle w:val="a4"/>
        </w:rPr>
        <w:annotationRef/>
      </w:r>
      <w:r w:rsidRPr="008E39D3">
        <w:rPr>
          <w:rFonts w:hint="eastAsia"/>
          <w:iCs/>
          <w:color w:val="000000" w:themeColor="text1"/>
        </w:rPr>
        <w:t>依据损失函数变化或策略熵稳定性等指标进行判定</w:t>
      </w:r>
      <w:r>
        <w:rPr>
          <w:rStyle w:val="a4"/>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228B4A" w15:done="0"/>
  <w15:commentEx w15:paraId="068E1813" w15:done="0"/>
  <w15:commentEx w15:paraId="1D3E1195" w15:done="0"/>
  <w15:commentEx w15:paraId="76B50FB3" w15:done="0"/>
  <w15:commentEx w15:paraId="3759939B" w15:done="0"/>
  <w15:commentEx w15:paraId="18FE51C7" w15:done="0"/>
  <w15:commentEx w15:paraId="370DB59C" w15:done="0"/>
  <w15:commentEx w15:paraId="140F5EB5" w15:done="0"/>
  <w15:commentEx w15:paraId="3FE1F44A" w15:done="0"/>
  <w15:commentEx w15:paraId="331234FE" w15:done="0"/>
  <w15:commentEx w15:paraId="34AAAEB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228B4A" w16cid:durableId="34228B4A"/>
  <w16cid:commentId w16cid:paraId="068E1813" w16cid:durableId="068E1813"/>
  <w16cid:commentId w16cid:paraId="1D3E1195" w16cid:durableId="1D3E1195"/>
  <w16cid:commentId w16cid:paraId="76B50FB3" w16cid:durableId="76B50FB3"/>
  <w16cid:commentId w16cid:paraId="3759939B" w16cid:durableId="3759939B"/>
  <w16cid:commentId w16cid:paraId="18FE51C7" w16cid:durableId="18FE51C7"/>
  <w16cid:commentId w16cid:paraId="370DB59C" w16cid:durableId="370DB59C"/>
  <w16cid:commentId w16cid:paraId="140F5EB5" w16cid:durableId="140F5EB5"/>
  <w16cid:commentId w16cid:paraId="3FE1F44A" w16cid:durableId="3FE1F44A"/>
  <w16cid:commentId w16cid:paraId="331234FE" w16cid:durableId="331234FE"/>
  <w16cid:commentId w16cid:paraId="34AAAEBE" w16cid:durableId="34AAAE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2E0BF" w14:textId="77777777" w:rsidR="00DB500F" w:rsidRDefault="00DB500F" w:rsidP="004E5E41">
      <w:pPr>
        <w:rPr>
          <w:rFonts w:hint="eastAsia"/>
        </w:rPr>
      </w:pPr>
      <w:r>
        <w:separator/>
      </w:r>
    </w:p>
  </w:endnote>
  <w:endnote w:type="continuationSeparator" w:id="0">
    <w:p w14:paraId="46735F0A" w14:textId="77777777" w:rsidR="00DB500F" w:rsidRDefault="00DB500F" w:rsidP="004E5E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5EE28" w14:textId="77777777" w:rsidR="00DB500F" w:rsidRDefault="00DB500F" w:rsidP="004E5E41">
      <w:pPr>
        <w:rPr>
          <w:rFonts w:hint="eastAsia"/>
        </w:rPr>
      </w:pPr>
      <w:r>
        <w:separator/>
      </w:r>
    </w:p>
  </w:footnote>
  <w:footnote w:type="continuationSeparator" w:id="0">
    <w:p w14:paraId="6FA68856" w14:textId="77777777" w:rsidR="00DB500F" w:rsidRDefault="00DB500F" w:rsidP="004E5E4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1D1A"/>
    <w:multiLevelType w:val="multilevel"/>
    <w:tmpl w:val="43F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121EB"/>
    <w:multiLevelType w:val="multilevel"/>
    <w:tmpl w:val="F0B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96DD5"/>
    <w:multiLevelType w:val="multilevel"/>
    <w:tmpl w:val="950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64462"/>
    <w:multiLevelType w:val="multilevel"/>
    <w:tmpl w:val="7216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091850">
    <w:abstractNumId w:val="3"/>
  </w:num>
  <w:num w:numId="2" w16cid:durableId="263348719">
    <w:abstractNumId w:val="1"/>
  </w:num>
  <w:num w:numId="3" w16cid:durableId="1596401991">
    <w:abstractNumId w:val="0"/>
  </w:num>
  <w:num w:numId="4" w16cid:durableId="37234179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祥言笑 孟">
    <w15:presenceInfo w15:providerId="Windows Live" w15:userId="5ad58d49d5dc03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trackRevisions/>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75B6"/>
    <w:rsid w:val="0001259B"/>
    <w:rsid w:val="00012C19"/>
    <w:rsid w:val="00017AF9"/>
    <w:rsid w:val="000276A9"/>
    <w:rsid w:val="0003085E"/>
    <w:rsid w:val="000409C5"/>
    <w:rsid w:val="00041336"/>
    <w:rsid w:val="000509E7"/>
    <w:rsid w:val="000526B5"/>
    <w:rsid w:val="00054356"/>
    <w:rsid w:val="000547A6"/>
    <w:rsid w:val="0005743E"/>
    <w:rsid w:val="00064AC8"/>
    <w:rsid w:val="00072C7C"/>
    <w:rsid w:val="00073977"/>
    <w:rsid w:val="00084E2A"/>
    <w:rsid w:val="000860DF"/>
    <w:rsid w:val="00092B82"/>
    <w:rsid w:val="000A4E8E"/>
    <w:rsid w:val="000A5CAA"/>
    <w:rsid w:val="000A5DD3"/>
    <w:rsid w:val="000B2B95"/>
    <w:rsid w:val="000B319C"/>
    <w:rsid w:val="000B4B8E"/>
    <w:rsid w:val="000C1F24"/>
    <w:rsid w:val="000C575C"/>
    <w:rsid w:val="000E7DA7"/>
    <w:rsid w:val="000F4AA7"/>
    <w:rsid w:val="000F5987"/>
    <w:rsid w:val="000F5E63"/>
    <w:rsid w:val="00105D83"/>
    <w:rsid w:val="00112BBF"/>
    <w:rsid w:val="00113913"/>
    <w:rsid w:val="00116E0B"/>
    <w:rsid w:val="00132814"/>
    <w:rsid w:val="001377F8"/>
    <w:rsid w:val="00140E76"/>
    <w:rsid w:val="00142661"/>
    <w:rsid w:val="001434E1"/>
    <w:rsid w:val="001477E3"/>
    <w:rsid w:val="00151B36"/>
    <w:rsid w:val="00152FB0"/>
    <w:rsid w:val="00154288"/>
    <w:rsid w:val="00156A0B"/>
    <w:rsid w:val="00156A2C"/>
    <w:rsid w:val="00162263"/>
    <w:rsid w:val="00171EDC"/>
    <w:rsid w:val="0017291B"/>
    <w:rsid w:val="00175324"/>
    <w:rsid w:val="00186EAA"/>
    <w:rsid w:val="00193BE4"/>
    <w:rsid w:val="001A1EF4"/>
    <w:rsid w:val="001A25F1"/>
    <w:rsid w:val="001B4391"/>
    <w:rsid w:val="001B4768"/>
    <w:rsid w:val="001C662D"/>
    <w:rsid w:val="001C6E54"/>
    <w:rsid w:val="001D0590"/>
    <w:rsid w:val="001D0CFE"/>
    <w:rsid w:val="001D3A2B"/>
    <w:rsid w:val="001D48CA"/>
    <w:rsid w:val="001E0C5A"/>
    <w:rsid w:val="001F1001"/>
    <w:rsid w:val="001F693C"/>
    <w:rsid w:val="0021405E"/>
    <w:rsid w:val="00215BB6"/>
    <w:rsid w:val="00221898"/>
    <w:rsid w:val="00232B46"/>
    <w:rsid w:val="00237A7A"/>
    <w:rsid w:val="00240E69"/>
    <w:rsid w:val="00243D9A"/>
    <w:rsid w:val="00244660"/>
    <w:rsid w:val="002572BD"/>
    <w:rsid w:val="002574AC"/>
    <w:rsid w:val="0026337F"/>
    <w:rsid w:val="00272142"/>
    <w:rsid w:val="0028616C"/>
    <w:rsid w:val="0028712A"/>
    <w:rsid w:val="0028763A"/>
    <w:rsid w:val="00287F07"/>
    <w:rsid w:val="002958D1"/>
    <w:rsid w:val="002972B7"/>
    <w:rsid w:val="002A19B6"/>
    <w:rsid w:val="002A21F1"/>
    <w:rsid w:val="002A4E2F"/>
    <w:rsid w:val="002C0D7D"/>
    <w:rsid w:val="002C2EE2"/>
    <w:rsid w:val="002E16D7"/>
    <w:rsid w:val="002F2292"/>
    <w:rsid w:val="00307FED"/>
    <w:rsid w:val="00327DD2"/>
    <w:rsid w:val="003338DA"/>
    <w:rsid w:val="0033465A"/>
    <w:rsid w:val="00336085"/>
    <w:rsid w:val="00337D02"/>
    <w:rsid w:val="00340697"/>
    <w:rsid w:val="00354300"/>
    <w:rsid w:val="003576A5"/>
    <w:rsid w:val="00361E87"/>
    <w:rsid w:val="0037177B"/>
    <w:rsid w:val="00374AFA"/>
    <w:rsid w:val="0037643E"/>
    <w:rsid w:val="003805A2"/>
    <w:rsid w:val="003833D3"/>
    <w:rsid w:val="0039669A"/>
    <w:rsid w:val="003C0C33"/>
    <w:rsid w:val="003C64AB"/>
    <w:rsid w:val="003D20AA"/>
    <w:rsid w:val="003D50F0"/>
    <w:rsid w:val="003E43CA"/>
    <w:rsid w:val="003E77E7"/>
    <w:rsid w:val="003F0386"/>
    <w:rsid w:val="003F6022"/>
    <w:rsid w:val="003F6C9F"/>
    <w:rsid w:val="00400F36"/>
    <w:rsid w:val="0040424B"/>
    <w:rsid w:val="004056D6"/>
    <w:rsid w:val="0041629D"/>
    <w:rsid w:val="0041681C"/>
    <w:rsid w:val="00434F54"/>
    <w:rsid w:val="00436490"/>
    <w:rsid w:val="00436A1A"/>
    <w:rsid w:val="00463E3D"/>
    <w:rsid w:val="00484800"/>
    <w:rsid w:val="004A07F1"/>
    <w:rsid w:val="004A2FFB"/>
    <w:rsid w:val="004B2B2C"/>
    <w:rsid w:val="004B79E7"/>
    <w:rsid w:val="004C6CF1"/>
    <w:rsid w:val="004C79BD"/>
    <w:rsid w:val="004D2444"/>
    <w:rsid w:val="004D333C"/>
    <w:rsid w:val="004E5E41"/>
    <w:rsid w:val="004F0C7D"/>
    <w:rsid w:val="004F2884"/>
    <w:rsid w:val="0050299F"/>
    <w:rsid w:val="00503EAB"/>
    <w:rsid w:val="00506CC4"/>
    <w:rsid w:val="005222F7"/>
    <w:rsid w:val="00522AC3"/>
    <w:rsid w:val="0052722C"/>
    <w:rsid w:val="0053503E"/>
    <w:rsid w:val="0056261F"/>
    <w:rsid w:val="00563CE6"/>
    <w:rsid w:val="005776E5"/>
    <w:rsid w:val="00580EA0"/>
    <w:rsid w:val="00583A5D"/>
    <w:rsid w:val="005B37EC"/>
    <w:rsid w:val="005D11BB"/>
    <w:rsid w:val="005D3F02"/>
    <w:rsid w:val="005D58F6"/>
    <w:rsid w:val="005D6B0A"/>
    <w:rsid w:val="005E25A4"/>
    <w:rsid w:val="005E51CC"/>
    <w:rsid w:val="005F10D2"/>
    <w:rsid w:val="005F2F2F"/>
    <w:rsid w:val="005F7EA5"/>
    <w:rsid w:val="006004DA"/>
    <w:rsid w:val="006044B6"/>
    <w:rsid w:val="00632373"/>
    <w:rsid w:val="00632601"/>
    <w:rsid w:val="00633CD1"/>
    <w:rsid w:val="006373AE"/>
    <w:rsid w:val="006468D0"/>
    <w:rsid w:val="0065672C"/>
    <w:rsid w:val="00664D52"/>
    <w:rsid w:val="00665D09"/>
    <w:rsid w:val="00683E16"/>
    <w:rsid w:val="00686051"/>
    <w:rsid w:val="0069000F"/>
    <w:rsid w:val="00691502"/>
    <w:rsid w:val="006A1A47"/>
    <w:rsid w:val="006A4552"/>
    <w:rsid w:val="006A4D6A"/>
    <w:rsid w:val="006A4F3E"/>
    <w:rsid w:val="006A6398"/>
    <w:rsid w:val="006A6B69"/>
    <w:rsid w:val="006C2E30"/>
    <w:rsid w:val="006D735C"/>
    <w:rsid w:val="006D7C48"/>
    <w:rsid w:val="00700C89"/>
    <w:rsid w:val="00712621"/>
    <w:rsid w:val="007202C7"/>
    <w:rsid w:val="007441A2"/>
    <w:rsid w:val="007458FD"/>
    <w:rsid w:val="00751C14"/>
    <w:rsid w:val="00757B67"/>
    <w:rsid w:val="00771FA5"/>
    <w:rsid w:val="00775DF3"/>
    <w:rsid w:val="00784D42"/>
    <w:rsid w:val="00787D7E"/>
    <w:rsid w:val="007910B5"/>
    <w:rsid w:val="00792A8C"/>
    <w:rsid w:val="00796511"/>
    <w:rsid w:val="007A4165"/>
    <w:rsid w:val="007B47E4"/>
    <w:rsid w:val="007B6469"/>
    <w:rsid w:val="007C2D4A"/>
    <w:rsid w:val="007E01C9"/>
    <w:rsid w:val="007E08CF"/>
    <w:rsid w:val="007E19F3"/>
    <w:rsid w:val="0080079B"/>
    <w:rsid w:val="0080111D"/>
    <w:rsid w:val="00802123"/>
    <w:rsid w:val="00806A08"/>
    <w:rsid w:val="008109AE"/>
    <w:rsid w:val="008124B6"/>
    <w:rsid w:val="008144CC"/>
    <w:rsid w:val="008201D2"/>
    <w:rsid w:val="00821937"/>
    <w:rsid w:val="00831B87"/>
    <w:rsid w:val="008326AA"/>
    <w:rsid w:val="00835CF7"/>
    <w:rsid w:val="008404FA"/>
    <w:rsid w:val="00841EAB"/>
    <w:rsid w:val="00846391"/>
    <w:rsid w:val="00847141"/>
    <w:rsid w:val="00862CE8"/>
    <w:rsid w:val="008644CC"/>
    <w:rsid w:val="00864951"/>
    <w:rsid w:val="008719A8"/>
    <w:rsid w:val="00874BE1"/>
    <w:rsid w:val="00883D01"/>
    <w:rsid w:val="00884A20"/>
    <w:rsid w:val="00893010"/>
    <w:rsid w:val="008A2D10"/>
    <w:rsid w:val="008A648A"/>
    <w:rsid w:val="008A7026"/>
    <w:rsid w:val="008D1C25"/>
    <w:rsid w:val="008D3152"/>
    <w:rsid w:val="008D4C97"/>
    <w:rsid w:val="008D52AF"/>
    <w:rsid w:val="008D6F96"/>
    <w:rsid w:val="008D7D1F"/>
    <w:rsid w:val="008E1866"/>
    <w:rsid w:val="008E39D3"/>
    <w:rsid w:val="00902975"/>
    <w:rsid w:val="00902BEE"/>
    <w:rsid w:val="00902CCA"/>
    <w:rsid w:val="00915322"/>
    <w:rsid w:val="00915345"/>
    <w:rsid w:val="0091606E"/>
    <w:rsid w:val="00932248"/>
    <w:rsid w:val="00937B81"/>
    <w:rsid w:val="0096307A"/>
    <w:rsid w:val="00965F42"/>
    <w:rsid w:val="0096652B"/>
    <w:rsid w:val="00980A80"/>
    <w:rsid w:val="0098789B"/>
    <w:rsid w:val="0099413B"/>
    <w:rsid w:val="0099464F"/>
    <w:rsid w:val="009961AC"/>
    <w:rsid w:val="009A4757"/>
    <w:rsid w:val="009A4A6A"/>
    <w:rsid w:val="009A5B17"/>
    <w:rsid w:val="009B033C"/>
    <w:rsid w:val="009B1067"/>
    <w:rsid w:val="009B135D"/>
    <w:rsid w:val="009B1F92"/>
    <w:rsid w:val="009B2E87"/>
    <w:rsid w:val="009B79E3"/>
    <w:rsid w:val="009C195C"/>
    <w:rsid w:val="009C4E72"/>
    <w:rsid w:val="009F502B"/>
    <w:rsid w:val="009F690C"/>
    <w:rsid w:val="00A036C5"/>
    <w:rsid w:val="00A16EEE"/>
    <w:rsid w:val="00A324D3"/>
    <w:rsid w:val="00A374FE"/>
    <w:rsid w:val="00A63BFB"/>
    <w:rsid w:val="00A7225E"/>
    <w:rsid w:val="00A81C59"/>
    <w:rsid w:val="00A84D0C"/>
    <w:rsid w:val="00A86BD2"/>
    <w:rsid w:val="00A9533B"/>
    <w:rsid w:val="00AC0E7A"/>
    <w:rsid w:val="00AC5231"/>
    <w:rsid w:val="00AC77CC"/>
    <w:rsid w:val="00AD0AB9"/>
    <w:rsid w:val="00AD1589"/>
    <w:rsid w:val="00AD181F"/>
    <w:rsid w:val="00AE1D10"/>
    <w:rsid w:val="00AE3020"/>
    <w:rsid w:val="00AE6E19"/>
    <w:rsid w:val="00AE6FFC"/>
    <w:rsid w:val="00AE7B5D"/>
    <w:rsid w:val="00AF1979"/>
    <w:rsid w:val="00AF7D5A"/>
    <w:rsid w:val="00B04EEA"/>
    <w:rsid w:val="00B14E7C"/>
    <w:rsid w:val="00B21649"/>
    <w:rsid w:val="00B26A57"/>
    <w:rsid w:val="00B314B2"/>
    <w:rsid w:val="00B316D1"/>
    <w:rsid w:val="00B3334B"/>
    <w:rsid w:val="00B46B07"/>
    <w:rsid w:val="00B57481"/>
    <w:rsid w:val="00B650F1"/>
    <w:rsid w:val="00B716FF"/>
    <w:rsid w:val="00B778B6"/>
    <w:rsid w:val="00B86ECA"/>
    <w:rsid w:val="00B91476"/>
    <w:rsid w:val="00B94D4E"/>
    <w:rsid w:val="00BA2A20"/>
    <w:rsid w:val="00BC362D"/>
    <w:rsid w:val="00BD27B5"/>
    <w:rsid w:val="00BD41D4"/>
    <w:rsid w:val="00BF1164"/>
    <w:rsid w:val="00BF4466"/>
    <w:rsid w:val="00C003F3"/>
    <w:rsid w:val="00C06F31"/>
    <w:rsid w:val="00C1343A"/>
    <w:rsid w:val="00C14B66"/>
    <w:rsid w:val="00C23035"/>
    <w:rsid w:val="00C376E0"/>
    <w:rsid w:val="00C37A16"/>
    <w:rsid w:val="00C41C4C"/>
    <w:rsid w:val="00C52603"/>
    <w:rsid w:val="00C60F86"/>
    <w:rsid w:val="00C64095"/>
    <w:rsid w:val="00C82B19"/>
    <w:rsid w:val="00C870B7"/>
    <w:rsid w:val="00C903EB"/>
    <w:rsid w:val="00C969EA"/>
    <w:rsid w:val="00C96F1C"/>
    <w:rsid w:val="00CA00CA"/>
    <w:rsid w:val="00CA3F7F"/>
    <w:rsid w:val="00CB3124"/>
    <w:rsid w:val="00CB678A"/>
    <w:rsid w:val="00CC6CC8"/>
    <w:rsid w:val="00CD0B45"/>
    <w:rsid w:val="00CD3C48"/>
    <w:rsid w:val="00CD7A0E"/>
    <w:rsid w:val="00CE217A"/>
    <w:rsid w:val="00CE386B"/>
    <w:rsid w:val="00CF080E"/>
    <w:rsid w:val="00CF3EC3"/>
    <w:rsid w:val="00D03B9B"/>
    <w:rsid w:val="00D12DAF"/>
    <w:rsid w:val="00D15AD2"/>
    <w:rsid w:val="00D15B6D"/>
    <w:rsid w:val="00D1783E"/>
    <w:rsid w:val="00D27C34"/>
    <w:rsid w:val="00D3471E"/>
    <w:rsid w:val="00D428CA"/>
    <w:rsid w:val="00D47FE1"/>
    <w:rsid w:val="00D615D4"/>
    <w:rsid w:val="00D71BC9"/>
    <w:rsid w:val="00D84FF9"/>
    <w:rsid w:val="00D932D9"/>
    <w:rsid w:val="00D93868"/>
    <w:rsid w:val="00DA1673"/>
    <w:rsid w:val="00DA1A8B"/>
    <w:rsid w:val="00DA56D5"/>
    <w:rsid w:val="00DB137A"/>
    <w:rsid w:val="00DB2B58"/>
    <w:rsid w:val="00DB40EE"/>
    <w:rsid w:val="00DB500F"/>
    <w:rsid w:val="00DC39B4"/>
    <w:rsid w:val="00DF66B6"/>
    <w:rsid w:val="00E067D4"/>
    <w:rsid w:val="00E07204"/>
    <w:rsid w:val="00E1084F"/>
    <w:rsid w:val="00E13DB0"/>
    <w:rsid w:val="00E15C64"/>
    <w:rsid w:val="00E30691"/>
    <w:rsid w:val="00E354F3"/>
    <w:rsid w:val="00E47787"/>
    <w:rsid w:val="00E515A7"/>
    <w:rsid w:val="00E52412"/>
    <w:rsid w:val="00E546DE"/>
    <w:rsid w:val="00E5604D"/>
    <w:rsid w:val="00E6280C"/>
    <w:rsid w:val="00E71D0E"/>
    <w:rsid w:val="00E8741D"/>
    <w:rsid w:val="00EA29B0"/>
    <w:rsid w:val="00EA343A"/>
    <w:rsid w:val="00EB69B9"/>
    <w:rsid w:val="00EC25C6"/>
    <w:rsid w:val="00EC5C61"/>
    <w:rsid w:val="00EC65D0"/>
    <w:rsid w:val="00EC75B6"/>
    <w:rsid w:val="00ED4E76"/>
    <w:rsid w:val="00ED6542"/>
    <w:rsid w:val="00EE0FAE"/>
    <w:rsid w:val="00F1618E"/>
    <w:rsid w:val="00F17DFA"/>
    <w:rsid w:val="00F34D53"/>
    <w:rsid w:val="00F35BCB"/>
    <w:rsid w:val="00F36542"/>
    <w:rsid w:val="00F372DA"/>
    <w:rsid w:val="00F4112F"/>
    <w:rsid w:val="00F4410E"/>
    <w:rsid w:val="00F5121B"/>
    <w:rsid w:val="00F54DCD"/>
    <w:rsid w:val="00F61262"/>
    <w:rsid w:val="00F66054"/>
    <w:rsid w:val="00F752C2"/>
    <w:rsid w:val="00F75871"/>
    <w:rsid w:val="00F83379"/>
    <w:rsid w:val="00F86796"/>
    <w:rsid w:val="00F95206"/>
    <w:rsid w:val="00F954A3"/>
    <w:rsid w:val="00FB15B8"/>
    <w:rsid w:val="00FC41B5"/>
    <w:rsid w:val="00FE7E44"/>
    <w:rsid w:val="00FF0EAB"/>
    <w:rsid w:val="00FF1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6C3EA0"/>
  <w15:docId w15:val="{9FEDE0CD-A678-4491-9FF2-A6818F5E5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2A20"/>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042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1C6E54"/>
    <w:rPr>
      <w:sz w:val="21"/>
      <w:szCs w:val="21"/>
    </w:rPr>
  </w:style>
  <w:style w:type="paragraph" w:styleId="a5">
    <w:name w:val="annotation text"/>
    <w:basedOn w:val="a"/>
    <w:link w:val="a6"/>
    <w:uiPriority w:val="99"/>
    <w:semiHidden/>
    <w:unhideWhenUsed/>
    <w:rsid w:val="001C6E54"/>
    <w:pPr>
      <w:jc w:val="left"/>
    </w:pPr>
  </w:style>
  <w:style w:type="character" w:customStyle="1" w:styleId="a6">
    <w:name w:val="批注文字 字符"/>
    <w:basedOn w:val="a0"/>
    <w:link w:val="a5"/>
    <w:uiPriority w:val="99"/>
    <w:semiHidden/>
    <w:rsid w:val="001C6E54"/>
  </w:style>
  <w:style w:type="paragraph" w:styleId="a7">
    <w:name w:val="annotation subject"/>
    <w:basedOn w:val="a5"/>
    <w:next w:val="a5"/>
    <w:link w:val="a8"/>
    <w:uiPriority w:val="99"/>
    <w:semiHidden/>
    <w:unhideWhenUsed/>
    <w:rsid w:val="001C6E54"/>
    <w:rPr>
      <w:b/>
      <w:bCs/>
    </w:rPr>
  </w:style>
  <w:style w:type="character" w:customStyle="1" w:styleId="a8">
    <w:name w:val="批注主题 字符"/>
    <w:basedOn w:val="a6"/>
    <w:link w:val="a7"/>
    <w:uiPriority w:val="99"/>
    <w:semiHidden/>
    <w:rsid w:val="001C6E54"/>
    <w:rPr>
      <w:b/>
      <w:bCs/>
    </w:rPr>
  </w:style>
  <w:style w:type="paragraph" w:styleId="a9">
    <w:name w:val="Balloon Text"/>
    <w:basedOn w:val="a"/>
    <w:link w:val="aa"/>
    <w:uiPriority w:val="99"/>
    <w:semiHidden/>
    <w:unhideWhenUsed/>
    <w:rsid w:val="001C6E54"/>
    <w:rPr>
      <w:rFonts w:ascii="宋体" w:eastAsia="宋体"/>
      <w:sz w:val="18"/>
      <w:szCs w:val="18"/>
    </w:rPr>
  </w:style>
  <w:style w:type="character" w:customStyle="1" w:styleId="aa">
    <w:name w:val="批注框文本 字符"/>
    <w:basedOn w:val="a0"/>
    <w:link w:val="a9"/>
    <w:uiPriority w:val="99"/>
    <w:semiHidden/>
    <w:rsid w:val="001C6E54"/>
    <w:rPr>
      <w:rFonts w:ascii="宋体" w:eastAsia="宋体"/>
      <w:sz w:val="18"/>
      <w:szCs w:val="18"/>
    </w:rPr>
  </w:style>
  <w:style w:type="paragraph" w:styleId="ab">
    <w:name w:val="header"/>
    <w:basedOn w:val="a"/>
    <w:link w:val="ac"/>
    <w:uiPriority w:val="99"/>
    <w:unhideWhenUsed/>
    <w:rsid w:val="004E5E41"/>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4E5E41"/>
    <w:rPr>
      <w:sz w:val="18"/>
      <w:szCs w:val="18"/>
    </w:rPr>
  </w:style>
  <w:style w:type="paragraph" w:styleId="ad">
    <w:name w:val="footer"/>
    <w:basedOn w:val="a"/>
    <w:link w:val="ae"/>
    <w:uiPriority w:val="99"/>
    <w:unhideWhenUsed/>
    <w:rsid w:val="004E5E41"/>
    <w:pPr>
      <w:tabs>
        <w:tab w:val="center" w:pos="4153"/>
        <w:tab w:val="right" w:pos="8306"/>
      </w:tabs>
      <w:snapToGrid w:val="0"/>
      <w:jc w:val="left"/>
    </w:pPr>
    <w:rPr>
      <w:sz w:val="18"/>
      <w:szCs w:val="18"/>
    </w:rPr>
  </w:style>
  <w:style w:type="character" w:customStyle="1" w:styleId="ae">
    <w:name w:val="页脚 字符"/>
    <w:basedOn w:val="a0"/>
    <w:link w:val="ad"/>
    <w:uiPriority w:val="99"/>
    <w:rsid w:val="004E5E41"/>
    <w:rPr>
      <w:sz w:val="18"/>
      <w:szCs w:val="18"/>
    </w:rPr>
  </w:style>
  <w:style w:type="paragraph" w:styleId="af">
    <w:name w:val="Normal (Web)"/>
    <w:basedOn w:val="a"/>
    <w:uiPriority w:val="99"/>
    <w:semiHidden/>
    <w:unhideWhenUsed/>
    <w:rsid w:val="002C0D7D"/>
    <w:rPr>
      <w:rFonts w:ascii="Times New Roman" w:hAnsi="Times New Roman" w:cs="Times New Roman"/>
    </w:rPr>
  </w:style>
  <w:style w:type="character" w:styleId="af0">
    <w:name w:val="Hyperlink"/>
    <w:basedOn w:val="a0"/>
    <w:uiPriority w:val="99"/>
    <w:unhideWhenUsed/>
    <w:rsid w:val="000547A6"/>
    <w:rPr>
      <w:color w:val="0563C1" w:themeColor="hyperlink"/>
      <w:u w:val="single"/>
    </w:rPr>
  </w:style>
  <w:style w:type="character" w:customStyle="1" w:styleId="1">
    <w:name w:val="未处理的提及1"/>
    <w:basedOn w:val="a0"/>
    <w:uiPriority w:val="99"/>
    <w:rsid w:val="000547A6"/>
    <w:rPr>
      <w:color w:val="605E5C"/>
      <w:shd w:val="clear" w:color="auto" w:fill="E1DFDD"/>
    </w:rPr>
  </w:style>
  <w:style w:type="character" w:styleId="af1">
    <w:name w:val="Placeholder Text"/>
    <w:basedOn w:val="a0"/>
    <w:uiPriority w:val="99"/>
    <w:semiHidden/>
    <w:rsid w:val="00BA2A20"/>
    <w:rPr>
      <w:color w:val="666666"/>
    </w:rPr>
  </w:style>
  <w:style w:type="paragraph" w:styleId="af2">
    <w:name w:val="Revision"/>
    <w:hidden/>
    <w:uiPriority w:val="99"/>
    <w:semiHidden/>
    <w:rsid w:val="00632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60681">
      <w:bodyDiv w:val="1"/>
      <w:marLeft w:val="0"/>
      <w:marRight w:val="0"/>
      <w:marTop w:val="0"/>
      <w:marBottom w:val="0"/>
      <w:divBdr>
        <w:top w:val="none" w:sz="0" w:space="0" w:color="auto"/>
        <w:left w:val="none" w:sz="0" w:space="0" w:color="auto"/>
        <w:bottom w:val="none" w:sz="0" w:space="0" w:color="auto"/>
        <w:right w:val="none" w:sz="0" w:space="0" w:color="auto"/>
      </w:divBdr>
    </w:div>
    <w:div w:id="151069623">
      <w:bodyDiv w:val="1"/>
      <w:marLeft w:val="0"/>
      <w:marRight w:val="0"/>
      <w:marTop w:val="0"/>
      <w:marBottom w:val="0"/>
      <w:divBdr>
        <w:top w:val="none" w:sz="0" w:space="0" w:color="auto"/>
        <w:left w:val="none" w:sz="0" w:space="0" w:color="auto"/>
        <w:bottom w:val="none" w:sz="0" w:space="0" w:color="auto"/>
        <w:right w:val="none" w:sz="0" w:space="0" w:color="auto"/>
      </w:divBdr>
    </w:div>
    <w:div w:id="205261633">
      <w:bodyDiv w:val="1"/>
      <w:marLeft w:val="0"/>
      <w:marRight w:val="0"/>
      <w:marTop w:val="0"/>
      <w:marBottom w:val="0"/>
      <w:divBdr>
        <w:top w:val="none" w:sz="0" w:space="0" w:color="auto"/>
        <w:left w:val="none" w:sz="0" w:space="0" w:color="auto"/>
        <w:bottom w:val="none" w:sz="0" w:space="0" w:color="auto"/>
        <w:right w:val="none" w:sz="0" w:space="0" w:color="auto"/>
      </w:divBdr>
    </w:div>
    <w:div w:id="343896939">
      <w:bodyDiv w:val="1"/>
      <w:marLeft w:val="0"/>
      <w:marRight w:val="0"/>
      <w:marTop w:val="0"/>
      <w:marBottom w:val="0"/>
      <w:divBdr>
        <w:top w:val="none" w:sz="0" w:space="0" w:color="auto"/>
        <w:left w:val="none" w:sz="0" w:space="0" w:color="auto"/>
        <w:bottom w:val="none" w:sz="0" w:space="0" w:color="auto"/>
        <w:right w:val="none" w:sz="0" w:space="0" w:color="auto"/>
      </w:divBdr>
    </w:div>
    <w:div w:id="379595939">
      <w:bodyDiv w:val="1"/>
      <w:marLeft w:val="0"/>
      <w:marRight w:val="0"/>
      <w:marTop w:val="0"/>
      <w:marBottom w:val="0"/>
      <w:divBdr>
        <w:top w:val="none" w:sz="0" w:space="0" w:color="auto"/>
        <w:left w:val="none" w:sz="0" w:space="0" w:color="auto"/>
        <w:bottom w:val="none" w:sz="0" w:space="0" w:color="auto"/>
        <w:right w:val="none" w:sz="0" w:space="0" w:color="auto"/>
      </w:divBdr>
    </w:div>
    <w:div w:id="715079861">
      <w:bodyDiv w:val="1"/>
      <w:marLeft w:val="0"/>
      <w:marRight w:val="0"/>
      <w:marTop w:val="0"/>
      <w:marBottom w:val="0"/>
      <w:divBdr>
        <w:top w:val="none" w:sz="0" w:space="0" w:color="auto"/>
        <w:left w:val="none" w:sz="0" w:space="0" w:color="auto"/>
        <w:bottom w:val="none" w:sz="0" w:space="0" w:color="auto"/>
        <w:right w:val="none" w:sz="0" w:space="0" w:color="auto"/>
      </w:divBdr>
    </w:div>
    <w:div w:id="784271365">
      <w:bodyDiv w:val="1"/>
      <w:marLeft w:val="0"/>
      <w:marRight w:val="0"/>
      <w:marTop w:val="0"/>
      <w:marBottom w:val="0"/>
      <w:divBdr>
        <w:top w:val="none" w:sz="0" w:space="0" w:color="auto"/>
        <w:left w:val="none" w:sz="0" w:space="0" w:color="auto"/>
        <w:bottom w:val="none" w:sz="0" w:space="0" w:color="auto"/>
        <w:right w:val="none" w:sz="0" w:space="0" w:color="auto"/>
      </w:divBdr>
    </w:div>
    <w:div w:id="787742888">
      <w:bodyDiv w:val="1"/>
      <w:marLeft w:val="0"/>
      <w:marRight w:val="0"/>
      <w:marTop w:val="0"/>
      <w:marBottom w:val="0"/>
      <w:divBdr>
        <w:top w:val="none" w:sz="0" w:space="0" w:color="auto"/>
        <w:left w:val="none" w:sz="0" w:space="0" w:color="auto"/>
        <w:bottom w:val="none" w:sz="0" w:space="0" w:color="auto"/>
        <w:right w:val="none" w:sz="0" w:space="0" w:color="auto"/>
      </w:divBdr>
    </w:div>
    <w:div w:id="862324563">
      <w:bodyDiv w:val="1"/>
      <w:marLeft w:val="0"/>
      <w:marRight w:val="0"/>
      <w:marTop w:val="0"/>
      <w:marBottom w:val="0"/>
      <w:divBdr>
        <w:top w:val="none" w:sz="0" w:space="0" w:color="auto"/>
        <w:left w:val="none" w:sz="0" w:space="0" w:color="auto"/>
        <w:bottom w:val="none" w:sz="0" w:space="0" w:color="auto"/>
        <w:right w:val="none" w:sz="0" w:space="0" w:color="auto"/>
      </w:divBdr>
    </w:div>
    <w:div w:id="894513898">
      <w:bodyDiv w:val="1"/>
      <w:marLeft w:val="0"/>
      <w:marRight w:val="0"/>
      <w:marTop w:val="0"/>
      <w:marBottom w:val="0"/>
      <w:divBdr>
        <w:top w:val="none" w:sz="0" w:space="0" w:color="auto"/>
        <w:left w:val="none" w:sz="0" w:space="0" w:color="auto"/>
        <w:bottom w:val="none" w:sz="0" w:space="0" w:color="auto"/>
        <w:right w:val="none" w:sz="0" w:space="0" w:color="auto"/>
      </w:divBdr>
    </w:div>
    <w:div w:id="977957546">
      <w:bodyDiv w:val="1"/>
      <w:marLeft w:val="0"/>
      <w:marRight w:val="0"/>
      <w:marTop w:val="0"/>
      <w:marBottom w:val="0"/>
      <w:divBdr>
        <w:top w:val="none" w:sz="0" w:space="0" w:color="auto"/>
        <w:left w:val="none" w:sz="0" w:space="0" w:color="auto"/>
        <w:bottom w:val="none" w:sz="0" w:space="0" w:color="auto"/>
        <w:right w:val="none" w:sz="0" w:space="0" w:color="auto"/>
      </w:divBdr>
    </w:div>
    <w:div w:id="988293137">
      <w:bodyDiv w:val="1"/>
      <w:marLeft w:val="0"/>
      <w:marRight w:val="0"/>
      <w:marTop w:val="0"/>
      <w:marBottom w:val="0"/>
      <w:divBdr>
        <w:top w:val="none" w:sz="0" w:space="0" w:color="auto"/>
        <w:left w:val="none" w:sz="0" w:space="0" w:color="auto"/>
        <w:bottom w:val="none" w:sz="0" w:space="0" w:color="auto"/>
        <w:right w:val="none" w:sz="0" w:space="0" w:color="auto"/>
      </w:divBdr>
    </w:div>
    <w:div w:id="1002899951">
      <w:bodyDiv w:val="1"/>
      <w:marLeft w:val="0"/>
      <w:marRight w:val="0"/>
      <w:marTop w:val="0"/>
      <w:marBottom w:val="0"/>
      <w:divBdr>
        <w:top w:val="none" w:sz="0" w:space="0" w:color="auto"/>
        <w:left w:val="none" w:sz="0" w:space="0" w:color="auto"/>
        <w:bottom w:val="none" w:sz="0" w:space="0" w:color="auto"/>
        <w:right w:val="none" w:sz="0" w:space="0" w:color="auto"/>
      </w:divBdr>
    </w:div>
    <w:div w:id="1095976421">
      <w:bodyDiv w:val="1"/>
      <w:marLeft w:val="0"/>
      <w:marRight w:val="0"/>
      <w:marTop w:val="0"/>
      <w:marBottom w:val="0"/>
      <w:divBdr>
        <w:top w:val="none" w:sz="0" w:space="0" w:color="auto"/>
        <w:left w:val="none" w:sz="0" w:space="0" w:color="auto"/>
        <w:bottom w:val="none" w:sz="0" w:space="0" w:color="auto"/>
        <w:right w:val="none" w:sz="0" w:space="0" w:color="auto"/>
      </w:divBdr>
    </w:div>
    <w:div w:id="1152988868">
      <w:bodyDiv w:val="1"/>
      <w:marLeft w:val="0"/>
      <w:marRight w:val="0"/>
      <w:marTop w:val="0"/>
      <w:marBottom w:val="0"/>
      <w:divBdr>
        <w:top w:val="none" w:sz="0" w:space="0" w:color="auto"/>
        <w:left w:val="none" w:sz="0" w:space="0" w:color="auto"/>
        <w:bottom w:val="none" w:sz="0" w:space="0" w:color="auto"/>
        <w:right w:val="none" w:sz="0" w:space="0" w:color="auto"/>
      </w:divBdr>
    </w:div>
    <w:div w:id="1483614777">
      <w:bodyDiv w:val="1"/>
      <w:marLeft w:val="0"/>
      <w:marRight w:val="0"/>
      <w:marTop w:val="0"/>
      <w:marBottom w:val="0"/>
      <w:divBdr>
        <w:top w:val="none" w:sz="0" w:space="0" w:color="auto"/>
        <w:left w:val="none" w:sz="0" w:space="0" w:color="auto"/>
        <w:bottom w:val="none" w:sz="0" w:space="0" w:color="auto"/>
        <w:right w:val="none" w:sz="0" w:space="0" w:color="auto"/>
      </w:divBdr>
    </w:div>
    <w:div w:id="1544095043">
      <w:bodyDiv w:val="1"/>
      <w:marLeft w:val="0"/>
      <w:marRight w:val="0"/>
      <w:marTop w:val="0"/>
      <w:marBottom w:val="0"/>
      <w:divBdr>
        <w:top w:val="none" w:sz="0" w:space="0" w:color="auto"/>
        <w:left w:val="none" w:sz="0" w:space="0" w:color="auto"/>
        <w:bottom w:val="none" w:sz="0" w:space="0" w:color="auto"/>
        <w:right w:val="none" w:sz="0" w:space="0" w:color="auto"/>
      </w:divBdr>
    </w:div>
    <w:div w:id="1679235638">
      <w:bodyDiv w:val="1"/>
      <w:marLeft w:val="0"/>
      <w:marRight w:val="0"/>
      <w:marTop w:val="0"/>
      <w:marBottom w:val="0"/>
      <w:divBdr>
        <w:top w:val="none" w:sz="0" w:space="0" w:color="auto"/>
        <w:left w:val="none" w:sz="0" w:space="0" w:color="auto"/>
        <w:bottom w:val="none" w:sz="0" w:space="0" w:color="auto"/>
        <w:right w:val="none" w:sz="0" w:space="0" w:color="auto"/>
      </w:divBdr>
    </w:div>
    <w:div w:id="1756321039">
      <w:bodyDiv w:val="1"/>
      <w:marLeft w:val="0"/>
      <w:marRight w:val="0"/>
      <w:marTop w:val="0"/>
      <w:marBottom w:val="0"/>
      <w:divBdr>
        <w:top w:val="none" w:sz="0" w:space="0" w:color="auto"/>
        <w:left w:val="none" w:sz="0" w:space="0" w:color="auto"/>
        <w:bottom w:val="none" w:sz="0" w:space="0" w:color="auto"/>
        <w:right w:val="none" w:sz="0" w:space="0" w:color="auto"/>
      </w:divBdr>
    </w:div>
    <w:div w:id="206964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EF917-7390-41C3-99F2-6E02AD6A8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16</Pages>
  <Words>5003</Words>
  <Characters>6405</Characters>
  <Application>Microsoft Office Word</Application>
  <DocSecurity>0</DocSecurity>
  <Lines>237</Lines>
  <Paragraphs>200</Paragraphs>
  <ScaleCrop>false</ScaleCrop>
  <Company/>
  <LinksUpToDate>false</LinksUpToDate>
  <CharactersWithSpaces>11208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邵华</dc:creator>
  <cp:keywords/>
  <dc:description/>
  <cp:lastModifiedBy>祥言笑 孟</cp:lastModifiedBy>
  <cp:revision>10</cp:revision>
  <dcterms:created xsi:type="dcterms:W3CDTF">2025-08-05T06:40:00Z</dcterms:created>
  <dcterms:modified xsi:type="dcterms:W3CDTF">2025-08-05T15:04:00Z</dcterms:modified>
</cp:coreProperties>
</file>